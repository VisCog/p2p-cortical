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F748F2" w14:textId="2559D88D" w:rsidR="00A06319" w:rsidRPr="00DC6DFA" w:rsidRDefault="00A06319" w:rsidP="00C4578A">
      <w:pPr>
        <w:pStyle w:val="Title"/>
        <w:rPr>
          <w:lang w:val="en-GB"/>
        </w:rPr>
      </w:pPr>
      <w:r w:rsidRPr="00DC6DFA">
        <w:rPr>
          <w:lang w:val="en-GB"/>
        </w:rPr>
        <w:t>Pul</w:t>
      </w:r>
      <w:r w:rsidR="00622F3A" w:rsidRPr="00DC6DFA">
        <w:rPr>
          <w:lang w:val="en-GB"/>
        </w:rPr>
        <w:t>se trains to percepts</w:t>
      </w:r>
      <w:r w:rsidR="000030FF" w:rsidRPr="00DC6DFA">
        <w:rPr>
          <w:lang w:val="en-GB"/>
        </w:rPr>
        <w:t xml:space="preserve">: </w:t>
      </w:r>
      <w:r w:rsidR="00754B4B" w:rsidRPr="00DC6DFA">
        <w:rPr>
          <w:lang w:val="en-GB"/>
        </w:rPr>
        <w:t>T</w:t>
      </w:r>
      <w:r w:rsidR="008F7545" w:rsidRPr="00DC6DFA">
        <w:rPr>
          <w:lang w:val="en-GB"/>
        </w:rPr>
        <w:t xml:space="preserve">he challenge of creating a </w:t>
      </w:r>
      <w:r w:rsidR="008F7545" w:rsidRPr="00DC6DFA">
        <w:rPr>
          <w:rFonts w:cstheme="minorHAnsi"/>
          <w:lang w:val="en-GB"/>
        </w:rPr>
        <w:t xml:space="preserve">perceptually intelligible world </w:t>
      </w:r>
      <w:r w:rsidR="00767DC4">
        <w:rPr>
          <w:rFonts w:cstheme="minorHAnsi"/>
          <w:lang w:val="en-GB"/>
        </w:rPr>
        <w:t>by electrically stimulating visual cortex</w:t>
      </w:r>
    </w:p>
    <w:p w14:paraId="2AB66D51" w14:textId="77777777" w:rsidR="00A06319" w:rsidRPr="00DC6DFA" w:rsidRDefault="00A06319" w:rsidP="00A06319">
      <w:pPr>
        <w:rPr>
          <w:rFonts w:ascii="Calibri" w:hAnsi="Calibri"/>
          <w:color w:val="auto"/>
          <w:sz w:val="22"/>
          <w:szCs w:val="22"/>
          <w:lang w:val="en-GB"/>
        </w:rPr>
      </w:pPr>
    </w:p>
    <w:p w14:paraId="0F577A74" w14:textId="77777777" w:rsidR="002225D0" w:rsidRPr="00DC6DFA" w:rsidRDefault="002225D0" w:rsidP="00A06319">
      <w:pPr>
        <w:rPr>
          <w:rFonts w:ascii="Calibri" w:hAnsi="Calibri"/>
          <w:color w:val="auto"/>
          <w:sz w:val="22"/>
          <w:szCs w:val="22"/>
          <w:lang w:val="en-GB"/>
        </w:rPr>
      </w:pPr>
    </w:p>
    <w:p w14:paraId="707A4A1A" w14:textId="77777777" w:rsidR="00BB444C" w:rsidRPr="00DC6DFA" w:rsidRDefault="00BB444C" w:rsidP="00BB444C">
      <w:pPr>
        <w:rPr>
          <w:rStyle w:val="Heading1Char"/>
          <w:lang w:val="en-GB"/>
        </w:rPr>
      </w:pPr>
      <w:r w:rsidRPr="00DC6DFA">
        <w:rPr>
          <w:rStyle w:val="Heading1Char"/>
          <w:lang w:val="en-GB"/>
        </w:rPr>
        <w:t>Media summary</w:t>
      </w:r>
    </w:p>
    <w:p w14:paraId="1E79BAEA" w14:textId="40464A5F" w:rsidR="00BB444C" w:rsidRPr="00767DC4" w:rsidRDefault="00767DC4" w:rsidP="00BB444C">
      <w:pPr>
        <w:rPr>
          <w:lang w:val="en-GB"/>
        </w:rPr>
      </w:pPr>
      <w:r w:rsidRPr="00661A19">
        <w:t xml:space="preserve">For </w:t>
      </w:r>
      <w:r w:rsidR="00F21674">
        <w:t>many blind</w:t>
      </w:r>
      <w:r w:rsidRPr="00661A19">
        <w:t xml:space="preserve"> individuals, one promising approach for restoring vision is direct electrical stimulation of </w:t>
      </w:r>
      <w:r>
        <w:t xml:space="preserve">visual </w:t>
      </w:r>
      <w:r w:rsidRPr="00661A19">
        <w:t xml:space="preserve">cortex, using either surface </w:t>
      </w:r>
      <w:r>
        <w:t xml:space="preserve">or penetrating </w:t>
      </w:r>
      <w:r w:rsidRPr="00661A19">
        <w:t>electrodes. One visual cortical implant based on surface electrodes (Orion, Second Sight Medical Implants) has already received conditional FDA approval, with others</w:t>
      </w:r>
      <w:r>
        <w:t>,</w:t>
      </w:r>
      <w:r w:rsidRPr="00661A19">
        <w:t xml:space="preserve"> </w:t>
      </w:r>
      <w:r>
        <w:t xml:space="preserve">based on penetrating, electrodes </w:t>
      </w:r>
      <w:r w:rsidRPr="00661A19">
        <w:t>scheduled to start clinical trials within a few years.</w:t>
      </w:r>
      <w:r>
        <w:rPr>
          <w:lang w:val="en-GB"/>
        </w:rPr>
        <w:t xml:space="preserve"> </w:t>
      </w:r>
      <w:r w:rsidR="00BB444C" w:rsidRPr="00DC6DFA">
        <w:rPr>
          <w:lang w:val="en-GB"/>
        </w:rPr>
        <w:t xml:space="preserve">However, as yet we have little insight into the perceptual experience likely to be produced by these implants – what will the world look like to patients? Here we </w:t>
      </w:r>
      <w:r>
        <w:rPr>
          <w:lang w:val="en-GB"/>
        </w:rPr>
        <w:t>describe</w:t>
      </w:r>
      <w:r w:rsidR="00BB444C" w:rsidRPr="00DC6DFA">
        <w:rPr>
          <w:lang w:val="en-GB"/>
        </w:rPr>
        <w:t xml:space="preserve"> </w:t>
      </w:r>
      <w:r>
        <w:rPr>
          <w:lang w:val="en-GB"/>
        </w:rPr>
        <w:t>a simple model describing</w:t>
      </w:r>
      <w:r>
        <w:t xml:space="preserve"> how</w:t>
      </w:r>
      <w:r w:rsidRPr="00661A19">
        <w:t xml:space="preserve"> interactions between the implant electronics and the underlying neurophysiology</w:t>
      </w:r>
      <w:r>
        <w:t xml:space="preserve"> </w:t>
      </w:r>
      <w:r w:rsidR="00F21674">
        <w:t>are</w:t>
      </w:r>
      <w:r>
        <w:t xml:space="preserve"> likely to influence perceptual outcomes in visual cortical prosthesis patients</w:t>
      </w:r>
      <w:r w:rsidRPr="00661A19">
        <w:t>.</w:t>
      </w:r>
      <w:r>
        <w:t xml:space="preserve"> </w:t>
      </w:r>
    </w:p>
    <w:p w14:paraId="2A018092" w14:textId="63A00191" w:rsidR="002225D0" w:rsidRDefault="002225D0" w:rsidP="002225D0">
      <w:pPr>
        <w:rPr>
          <w:rFonts w:ascii="Calibri" w:hAnsi="Calibri"/>
          <w:color w:val="auto"/>
          <w:sz w:val="22"/>
          <w:szCs w:val="22"/>
          <w:lang w:val="en-GB"/>
        </w:rPr>
      </w:pPr>
    </w:p>
    <w:p w14:paraId="0C68F677" w14:textId="31C3DE17" w:rsidR="00F21674" w:rsidRDefault="00F21674" w:rsidP="002225D0">
      <w:pPr>
        <w:rPr>
          <w:rFonts w:ascii="Calibri" w:hAnsi="Calibri"/>
          <w:color w:val="auto"/>
          <w:sz w:val="22"/>
          <w:szCs w:val="22"/>
          <w:lang w:val="en-GB"/>
        </w:rPr>
      </w:pPr>
    </w:p>
    <w:p w14:paraId="422BEE4C" w14:textId="2A61C090" w:rsidR="00F21674" w:rsidRDefault="00F21674" w:rsidP="002225D0">
      <w:pPr>
        <w:rPr>
          <w:rFonts w:ascii="Calibri" w:hAnsi="Calibri"/>
          <w:color w:val="auto"/>
          <w:sz w:val="22"/>
          <w:szCs w:val="22"/>
          <w:lang w:val="en-GB"/>
        </w:rPr>
      </w:pPr>
    </w:p>
    <w:p w14:paraId="03251DD2" w14:textId="41F5BC08" w:rsidR="00F21674" w:rsidRDefault="00F21674" w:rsidP="002225D0">
      <w:pPr>
        <w:rPr>
          <w:rFonts w:ascii="Calibri" w:hAnsi="Calibri"/>
          <w:color w:val="auto"/>
          <w:sz w:val="22"/>
          <w:szCs w:val="22"/>
          <w:lang w:val="en-GB"/>
        </w:rPr>
      </w:pPr>
    </w:p>
    <w:p w14:paraId="0B3B6856" w14:textId="011E652A" w:rsidR="00F21674" w:rsidRDefault="00F21674" w:rsidP="002225D0">
      <w:pPr>
        <w:rPr>
          <w:rFonts w:ascii="Calibri" w:hAnsi="Calibri"/>
          <w:color w:val="auto"/>
          <w:sz w:val="22"/>
          <w:szCs w:val="22"/>
          <w:lang w:val="en-GB"/>
        </w:rPr>
      </w:pPr>
    </w:p>
    <w:p w14:paraId="061BBF66" w14:textId="718A55F0" w:rsidR="00F21674" w:rsidRDefault="00F21674" w:rsidP="002225D0">
      <w:pPr>
        <w:rPr>
          <w:rFonts w:ascii="Calibri" w:hAnsi="Calibri"/>
          <w:color w:val="auto"/>
          <w:sz w:val="22"/>
          <w:szCs w:val="22"/>
          <w:lang w:val="en-GB"/>
        </w:rPr>
      </w:pPr>
    </w:p>
    <w:p w14:paraId="630FD220" w14:textId="70FD12D4" w:rsidR="00F21674" w:rsidRDefault="00F21674" w:rsidP="002225D0">
      <w:pPr>
        <w:rPr>
          <w:rFonts w:ascii="Calibri" w:hAnsi="Calibri"/>
          <w:color w:val="auto"/>
          <w:sz w:val="22"/>
          <w:szCs w:val="22"/>
          <w:lang w:val="en-GB"/>
        </w:rPr>
      </w:pPr>
    </w:p>
    <w:p w14:paraId="37C83CDD" w14:textId="17D3A8DA" w:rsidR="00F21674" w:rsidRDefault="00F21674" w:rsidP="002225D0">
      <w:pPr>
        <w:rPr>
          <w:rFonts w:ascii="Calibri" w:hAnsi="Calibri"/>
          <w:color w:val="auto"/>
          <w:sz w:val="22"/>
          <w:szCs w:val="22"/>
          <w:lang w:val="en-GB"/>
        </w:rPr>
      </w:pPr>
    </w:p>
    <w:p w14:paraId="2E01805F" w14:textId="0AA699CD" w:rsidR="00F21674" w:rsidRDefault="00F21674" w:rsidP="002225D0">
      <w:pPr>
        <w:rPr>
          <w:rFonts w:ascii="Calibri" w:hAnsi="Calibri"/>
          <w:color w:val="auto"/>
          <w:sz w:val="22"/>
          <w:szCs w:val="22"/>
          <w:lang w:val="en-GB"/>
        </w:rPr>
      </w:pPr>
    </w:p>
    <w:p w14:paraId="3467066B" w14:textId="6F6E1281" w:rsidR="00F21674" w:rsidRDefault="00F21674" w:rsidP="002225D0">
      <w:pPr>
        <w:rPr>
          <w:rFonts w:ascii="Calibri" w:hAnsi="Calibri"/>
          <w:color w:val="auto"/>
          <w:sz w:val="22"/>
          <w:szCs w:val="22"/>
          <w:lang w:val="en-GB"/>
        </w:rPr>
      </w:pPr>
    </w:p>
    <w:p w14:paraId="6CC8E4AF" w14:textId="77777777" w:rsidR="00F21674" w:rsidRPr="00DC6DFA" w:rsidRDefault="00F21674" w:rsidP="002225D0">
      <w:pPr>
        <w:rPr>
          <w:rFonts w:ascii="Calibri" w:hAnsi="Calibri"/>
          <w:color w:val="auto"/>
          <w:sz w:val="22"/>
          <w:szCs w:val="22"/>
          <w:lang w:val="en-GB"/>
        </w:rPr>
      </w:pPr>
    </w:p>
    <w:p w14:paraId="7DC93B65" w14:textId="1872A64B" w:rsidR="00BD7DB1" w:rsidRDefault="00A06319" w:rsidP="00BD7DB1">
      <w:pPr>
        <w:rPr>
          <w:lang w:val="en-GB"/>
        </w:rPr>
      </w:pPr>
      <w:r w:rsidRPr="00DC6DFA">
        <w:rPr>
          <w:lang w:val="en-GB"/>
        </w:rPr>
        <w:t>Ione Fine</w:t>
      </w:r>
      <w:r w:rsidR="00AF67E5" w:rsidRPr="00DC6DFA">
        <w:rPr>
          <w:lang w:val="en-GB"/>
        </w:rPr>
        <w:t xml:space="preserve">*, Department of Psychology, University of Washington, </w:t>
      </w:r>
      <w:hyperlink r:id="rId8" w:history="1">
        <w:r w:rsidR="00767DC4" w:rsidRPr="00BA59E1">
          <w:rPr>
            <w:rStyle w:val="Hyperlink"/>
            <w:lang w:val="en-GB"/>
          </w:rPr>
          <w:t>ionefine@uw.edu</w:t>
        </w:r>
      </w:hyperlink>
    </w:p>
    <w:p w14:paraId="7FEC50CF" w14:textId="77777777" w:rsidR="00767DC4" w:rsidRDefault="00767DC4" w:rsidP="00767DC4">
      <w:pPr>
        <w:rPr>
          <w:lang w:val="en-GB"/>
        </w:rPr>
      </w:pPr>
      <w:r>
        <w:rPr>
          <w:lang w:val="en-GB"/>
        </w:rPr>
        <w:t>Michael Beyeler</w:t>
      </w:r>
      <w:r w:rsidRPr="00DC6DFA">
        <w:rPr>
          <w:lang w:val="en-GB"/>
        </w:rPr>
        <w:t xml:space="preserve">, Department of Psychology, University of Washington, </w:t>
      </w:r>
      <w:hyperlink r:id="rId9" w:history="1">
        <w:r w:rsidRPr="00BA59E1">
          <w:rPr>
            <w:rStyle w:val="Hyperlink"/>
            <w:lang w:val="en-GB"/>
          </w:rPr>
          <w:t>ionefine@uw.edu</w:t>
        </w:r>
      </w:hyperlink>
    </w:p>
    <w:p w14:paraId="71E8C42C" w14:textId="6F9F2D07" w:rsidR="00767DC4" w:rsidRPr="00DC6DFA" w:rsidRDefault="00767DC4" w:rsidP="00BD7DB1">
      <w:pPr>
        <w:rPr>
          <w:lang w:val="en-GB"/>
        </w:rPr>
      </w:pPr>
      <w:r>
        <w:rPr>
          <w:lang w:val="en-GB"/>
        </w:rPr>
        <w:t>Ariel Rokem</w:t>
      </w:r>
      <w:r w:rsidRPr="00DC6DFA">
        <w:rPr>
          <w:lang w:val="en-GB"/>
        </w:rPr>
        <w:t xml:space="preserve">, </w:t>
      </w:r>
      <w:r>
        <w:rPr>
          <w:lang w:val="en-GB"/>
        </w:rPr>
        <w:t>XXX</w:t>
      </w:r>
      <w:r w:rsidRPr="00DC6DFA">
        <w:rPr>
          <w:lang w:val="en-GB"/>
        </w:rPr>
        <w:t>, University of Washington, gboynton@uw.edu</w:t>
      </w:r>
    </w:p>
    <w:p w14:paraId="2BF88648" w14:textId="1B45D7D6" w:rsidR="00BD7DB1" w:rsidRPr="00DC6DFA" w:rsidRDefault="00BD7DB1" w:rsidP="00BD7DB1">
      <w:pPr>
        <w:rPr>
          <w:lang w:val="en-GB"/>
        </w:rPr>
      </w:pPr>
      <w:r w:rsidRPr="00DC6DFA">
        <w:rPr>
          <w:lang w:val="en-GB"/>
        </w:rPr>
        <w:t>Geoffrey Boynton, Department of Psychology, University of Washington, gboynton@uw.edu</w:t>
      </w:r>
    </w:p>
    <w:p w14:paraId="25759571" w14:textId="77777777" w:rsidR="00BD7DB1" w:rsidRPr="00DC6DFA" w:rsidRDefault="00BD7DB1" w:rsidP="001F08DD">
      <w:pPr>
        <w:rPr>
          <w:lang w:val="en-GB"/>
        </w:rPr>
      </w:pPr>
    </w:p>
    <w:p w14:paraId="31AD148D" w14:textId="77777777" w:rsidR="00A06319" w:rsidRPr="00DC6DFA" w:rsidRDefault="00AF67E5" w:rsidP="00AF67E5">
      <w:pPr>
        <w:ind w:left="720"/>
        <w:rPr>
          <w:rFonts w:ascii="Calibri" w:hAnsi="Calibri"/>
          <w:color w:val="auto"/>
          <w:sz w:val="22"/>
          <w:szCs w:val="22"/>
          <w:lang w:val="en-GB"/>
        </w:rPr>
      </w:pPr>
      <w:r w:rsidRPr="00DC6DFA">
        <w:rPr>
          <w:rFonts w:ascii="Calibri" w:hAnsi="Calibri"/>
          <w:color w:val="auto"/>
          <w:sz w:val="22"/>
          <w:szCs w:val="22"/>
          <w:lang w:val="en-GB"/>
        </w:rPr>
        <w:t>* Corresponding author</w:t>
      </w:r>
    </w:p>
    <w:p w14:paraId="34DC6B4C" w14:textId="11925ED5" w:rsidR="00AF67E5" w:rsidRPr="00DC6DFA" w:rsidRDefault="006D29D5" w:rsidP="00AF67E5">
      <w:pPr>
        <w:pStyle w:val="Heading1"/>
        <w:rPr>
          <w:lang w:val="en-GB"/>
        </w:rPr>
      </w:pPr>
      <w:r>
        <w:rPr>
          <w:lang w:val="en-GB"/>
        </w:rPr>
        <w:t>Summary</w:t>
      </w:r>
    </w:p>
    <w:p w14:paraId="6D1EC9EC" w14:textId="22AE021D" w:rsidR="00767DC4" w:rsidRDefault="00767DC4" w:rsidP="00767DC4">
      <w:r>
        <w:t>D</w:t>
      </w:r>
      <w:r w:rsidRPr="00661A19">
        <w:t>amage to the optic nerve or lateral geniculate nucleu</w:t>
      </w:r>
      <w:r>
        <w:t xml:space="preserve">s is responsible for </w:t>
      </w:r>
      <w:r w:rsidR="00F21674">
        <w:t>most cases of</w:t>
      </w:r>
      <w:r>
        <w:t xml:space="preserve"> </w:t>
      </w:r>
      <w:r w:rsidR="00F21674">
        <w:t xml:space="preserve">non-treatable </w:t>
      </w:r>
      <w:r>
        <w:t>blindness.</w:t>
      </w:r>
      <w:r w:rsidRPr="00661A19">
        <w:t xml:space="preserve"> For these individuals, one promising approach for restoring vision is direct electrical stimulation of </w:t>
      </w:r>
      <w:r>
        <w:t xml:space="preserve">visual </w:t>
      </w:r>
      <w:r w:rsidRPr="00661A19">
        <w:t xml:space="preserve">cortex, using either surface </w:t>
      </w:r>
      <w:r>
        <w:t xml:space="preserve">or penetrating </w:t>
      </w:r>
      <w:r w:rsidRPr="00661A19">
        <w:t xml:space="preserve">electrodes. </w:t>
      </w:r>
      <w:r w:rsidR="00F21674" w:rsidRPr="00661A19">
        <w:t>One visual cortical implant based on surface electrodes (Orion, Second Sight Medical Implants) has already received conditional FDA approval, with others</w:t>
      </w:r>
      <w:r w:rsidR="00F21674">
        <w:t>,</w:t>
      </w:r>
      <w:r w:rsidR="00F21674" w:rsidRPr="00661A19">
        <w:t xml:space="preserve"> </w:t>
      </w:r>
      <w:r w:rsidR="00F21674">
        <w:t xml:space="preserve">based on penetrating, electrodes </w:t>
      </w:r>
      <w:r w:rsidR="00F21674" w:rsidRPr="00661A19">
        <w:t>scheduled to start clinical trials within a few years.</w:t>
      </w:r>
      <w:r w:rsidR="00F21674">
        <w:rPr>
          <w:lang w:val="en-GB"/>
        </w:rPr>
        <w:t xml:space="preserve"> </w:t>
      </w:r>
      <w:r w:rsidR="00F21674">
        <w:t>I</w:t>
      </w:r>
      <w:r w:rsidRPr="00661A19">
        <w:t>nteractions</w:t>
      </w:r>
      <w:r w:rsidR="00F21674" w:rsidRPr="00661A19">
        <w:t xml:space="preserve"> between the implant electronics and the underlying neurophysiology</w:t>
      </w:r>
      <w:r w:rsidRPr="00661A19">
        <w:t xml:space="preserve"> are likely to be a</w:t>
      </w:r>
      <w:r>
        <w:t xml:space="preserve">n even more </w:t>
      </w:r>
      <w:r w:rsidRPr="00661A19">
        <w:t>important factor for cortical implants</w:t>
      </w:r>
      <w:r>
        <w:t>, yet their influence has not been fully considered</w:t>
      </w:r>
      <w:r w:rsidRPr="00661A19">
        <w:t xml:space="preserve">. </w:t>
      </w:r>
      <w:r w:rsidR="006D29D5">
        <w:t>Here we present a</w:t>
      </w:r>
      <w:r>
        <w:t xml:space="preserve"> simple stimulation based on well</w:t>
      </w:r>
      <w:r w:rsidR="006D29D5">
        <w:t>-</w:t>
      </w:r>
      <w:r>
        <w:t>established models of V1 cortical physiology</w:t>
      </w:r>
      <w:r w:rsidR="00F21674">
        <w:t xml:space="preserve"> demonstrating how the underlying neurophysiology of V1 is likely to</w:t>
      </w:r>
      <w:r w:rsidR="00F21674">
        <w:t xml:space="preserve"> likely to influence perceptual outcomes in visual cortical prosthesis patients</w:t>
      </w:r>
      <w:r w:rsidR="00F21674" w:rsidRPr="00661A19">
        <w:t>.</w:t>
      </w:r>
    </w:p>
    <w:p w14:paraId="02DEB4D5" w14:textId="77777777" w:rsidR="006D29D5" w:rsidRDefault="006D29D5" w:rsidP="006D29D5">
      <w:pPr>
        <w:pStyle w:val="Heading1"/>
      </w:pPr>
    </w:p>
    <w:p w14:paraId="27FAD472" w14:textId="77777777" w:rsidR="00F21674" w:rsidRDefault="00F21674" w:rsidP="00AF67E5">
      <w:pPr>
        <w:pStyle w:val="Heading1"/>
        <w:rPr>
          <w:lang w:val="en-GB"/>
        </w:rPr>
      </w:pPr>
    </w:p>
    <w:p w14:paraId="215B5F06" w14:textId="77777777" w:rsidR="00F21674" w:rsidRDefault="00F21674" w:rsidP="00AF67E5">
      <w:pPr>
        <w:pStyle w:val="Heading1"/>
        <w:rPr>
          <w:lang w:val="en-GB"/>
        </w:rPr>
      </w:pPr>
    </w:p>
    <w:p w14:paraId="1CC43C8E" w14:textId="5CB4DBA6" w:rsidR="00AF67E5" w:rsidRPr="00DC6DFA" w:rsidRDefault="00AF67E5" w:rsidP="00AF67E5">
      <w:pPr>
        <w:pStyle w:val="Heading1"/>
        <w:rPr>
          <w:lang w:val="en-GB"/>
        </w:rPr>
      </w:pPr>
      <w:r w:rsidRPr="00DC6DFA">
        <w:rPr>
          <w:lang w:val="en-GB"/>
        </w:rPr>
        <w:t xml:space="preserve">Keywords </w:t>
      </w:r>
    </w:p>
    <w:p w14:paraId="2F53DCCB" w14:textId="3E60A69E" w:rsidR="003240AC" w:rsidRPr="00DC6DFA" w:rsidRDefault="00AF67E5" w:rsidP="00AF67E5">
      <w:pPr>
        <w:spacing w:line="240" w:lineRule="auto"/>
        <w:rPr>
          <w:lang w:val="en-GB"/>
        </w:rPr>
      </w:pPr>
      <w:r w:rsidRPr="00DC6DFA">
        <w:rPr>
          <w:lang w:val="en-GB"/>
        </w:rPr>
        <w:t>neural prosthetic</w:t>
      </w:r>
      <w:r w:rsidR="0062169A" w:rsidRPr="00DC6DFA">
        <w:rPr>
          <w:lang w:val="en-GB"/>
        </w:rPr>
        <w:t xml:space="preserve"> </w:t>
      </w:r>
    </w:p>
    <w:p w14:paraId="19469CBB" w14:textId="1C1BC41A" w:rsidR="00AF67E5" w:rsidRPr="00DC6DFA" w:rsidRDefault="00EC619E" w:rsidP="00AF67E5">
      <w:pPr>
        <w:spacing w:line="240" w:lineRule="auto"/>
        <w:rPr>
          <w:lang w:val="en-GB"/>
        </w:rPr>
      </w:pPr>
      <w:r>
        <w:rPr>
          <w:lang w:val="en-GB"/>
        </w:rPr>
        <w:t>vision</w:t>
      </w:r>
      <w:r w:rsidR="00AF67E5" w:rsidRPr="00DC6DFA">
        <w:rPr>
          <w:lang w:val="en-GB"/>
        </w:rPr>
        <w:t xml:space="preserve"> restoration </w:t>
      </w:r>
    </w:p>
    <w:p w14:paraId="14D2C9B0" w14:textId="0D0495E5" w:rsidR="00AF67E5" w:rsidRPr="00DC6DFA" w:rsidRDefault="00AF67E5" w:rsidP="006A5B7B">
      <w:pPr>
        <w:spacing w:line="240" w:lineRule="auto"/>
        <w:rPr>
          <w:lang w:val="en-GB"/>
        </w:rPr>
      </w:pPr>
      <w:r w:rsidRPr="00DC6DFA">
        <w:rPr>
          <w:lang w:val="en-GB"/>
        </w:rPr>
        <w:t xml:space="preserve">optogenetic </w:t>
      </w:r>
    </w:p>
    <w:p w14:paraId="48A2D46A" w14:textId="32814704" w:rsidR="006D29D5" w:rsidRDefault="006D29D5" w:rsidP="006A5B7B">
      <w:pPr>
        <w:spacing w:line="240" w:lineRule="auto"/>
        <w:rPr>
          <w:lang w:val="en-GB"/>
        </w:rPr>
      </w:pPr>
      <w:r>
        <w:rPr>
          <w:lang w:val="en-GB"/>
        </w:rPr>
        <w:t>cortical stimulation</w:t>
      </w:r>
    </w:p>
    <w:p w14:paraId="248E43C4" w14:textId="2E7D4FBD" w:rsidR="006D29D5" w:rsidRDefault="00F21674" w:rsidP="006A5B7B">
      <w:pPr>
        <w:spacing w:line="240" w:lineRule="auto"/>
        <w:rPr>
          <w:lang w:val="en-GB"/>
        </w:rPr>
      </w:pPr>
      <w:r>
        <w:rPr>
          <w:lang w:val="en-GB"/>
        </w:rPr>
        <w:t>glaucoma</w:t>
      </w:r>
    </w:p>
    <w:p w14:paraId="1868D516" w14:textId="56EC227B" w:rsidR="00F21674" w:rsidRDefault="00F21674" w:rsidP="006A5B7B">
      <w:pPr>
        <w:spacing w:line="240" w:lineRule="auto"/>
        <w:rPr>
          <w:lang w:val="en-GB"/>
        </w:rPr>
      </w:pPr>
      <w:r>
        <w:rPr>
          <w:lang w:val="en-GB"/>
        </w:rPr>
        <w:t>blindness</w:t>
      </w:r>
    </w:p>
    <w:p w14:paraId="3BF3B9C0" w14:textId="4B17CF85" w:rsidR="00F21674" w:rsidRDefault="00F21674" w:rsidP="006A5B7B">
      <w:pPr>
        <w:spacing w:line="240" w:lineRule="auto"/>
        <w:rPr>
          <w:lang w:val="en-GB"/>
        </w:rPr>
      </w:pPr>
      <w:r>
        <w:rPr>
          <w:lang w:val="en-GB"/>
        </w:rPr>
        <w:t>vision loss</w:t>
      </w:r>
    </w:p>
    <w:p w14:paraId="6B80ED97" w14:textId="4C27B69C" w:rsidR="00F21674" w:rsidRDefault="00F21674">
      <w:pPr>
        <w:spacing w:line="276" w:lineRule="auto"/>
        <w:jc w:val="left"/>
        <w:rPr>
          <w:lang w:val="en-GB"/>
        </w:rPr>
      </w:pPr>
      <w:r>
        <w:rPr>
          <w:lang w:val="en-GB"/>
        </w:rPr>
        <w:br w:type="page"/>
      </w:r>
    </w:p>
    <w:p w14:paraId="2A956926" w14:textId="77777777" w:rsidR="00F21674" w:rsidRPr="00DC6DFA" w:rsidRDefault="00F21674" w:rsidP="006A5B7B">
      <w:pPr>
        <w:spacing w:line="240" w:lineRule="auto"/>
        <w:rPr>
          <w:lang w:val="en-GB"/>
        </w:rPr>
      </w:pPr>
    </w:p>
    <w:p w14:paraId="35FF556B" w14:textId="77777777" w:rsidR="00887686" w:rsidRPr="00DC6DFA" w:rsidRDefault="00C4578A" w:rsidP="005E5E79">
      <w:pPr>
        <w:pStyle w:val="Heading1"/>
        <w:rPr>
          <w:lang w:val="en-GB"/>
        </w:rPr>
      </w:pPr>
      <w:r w:rsidRPr="00DC6DFA">
        <w:rPr>
          <w:lang w:val="en-GB"/>
        </w:rPr>
        <w:t>Introduction</w:t>
      </w:r>
    </w:p>
    <w:p w14:paraId="10EB691A" w14:textId="4FC91531" w:rsidR="00312124" w:rsidRPr="00F21674" w:rsidRDefault="00F21674" w:rsidP="00C4578A">
      <w:pPr>
        <w:rPr>
          <w:color w:val="auto"/>
          <w:lang w:val="en-GB"/>
        </w:rPr>
      </w:pPr>
      <w:r>
        <w:rPr>
          <w:color w:val="auto"/>
          <w:lang w:val="en-GB"/>
        </w:rPr>
        <w:t>Non-treatable vision loss</w:t>
      </w:r>
      <w:r w:rsidR="00C4578A" w:rsidRPr="00DC6DFA">
        <w:rPr>
          <w:lang w:val="en-GB"/>
        </w:rPr>
        <w:t xml:space="preserve"> affect</w:t>
      </w:r>
      <w:r>
        <w:rPr>
          <w:lang w:val="en-GB"/>
        </w:rPr>
        <w:t>s</w:t>
      </w:r>
      <w:r w:rsidR="00C4578A" w:rsidRPr="00DC6DFA">
        <w:rPr>
          <w:lang w:val="en-GB"/>
        </w:rPr>
        <w:t xml:space="preserve"> over </w:t>
      </w:r>
      <w:r w:rsidR="006D29D5">
        <w:rPr>
          <w:lang w:val="en-GB"/>
        </w:rPr>
        <w:t>1</w:t>
      </w:r>
      <w:r w:rsidR="00C4578A" w:rsidRPr="00DC6DFA">
        <w:rPr>
          <w:lang w:val="en-GB"/>
        </w:rPr>
        <w:t>0 million individuals</w:t>
      </w:r>
      <w:r w:rsidR="005E5E79" w:rsidRPr="00DC6DFA">
        <w:rPr>
          <w:lang w:val="en-GB"/>
        </w:rPr>
        <w:t xml:space="preserve"> </w:t>
      </w:r>
      <w:r w:rsidR="00376159" w:rsidRPr="00DC6DFA">
        <w:rPr>
          <w:lang w:val="en-GB"/>
        </w:rPr>
        <w:t xml:space="preserve">worldwide </w:t>
      </w:r>
      <w:r>
        <w:rPr>
          <w:lang w:val="en-GB"/>
        </w:rPr>
        <w:t>{Retnet, 2014 #6973}</w:t>
      </w:r>
      <w:r w:rsidR="00C4578A" w:rsidRPr="00DC6DFA">
        <w:rPr>
          <w:lang w:val="en-GB"/>
        </w:rPr>
        <w:t xml:space="preserve">. As a </w:t>
      </w:r>
      <w:r w:rsidRPr="00DC6DFA">
        <w:rPr>
          <w:lang w:val="en-GB"/>
        </w:rPr>
        <w:t>consequence,</w:t>
      </w:r>
      <w:r w:rsidR="00C4578A" w:rsidRPr="00DC6DFA">
        <w:rPr>
          <w:lang w:val="en-GB"/>
        </w:rPr>
        <w:t xml:space="preserve"> there is considerable interest in developing</w:t>
      </w:r>
      <w:r w:rsidR="00A06319" w:rsidRPr="00DC6DFA">
        <w:rPr>
          <w:color w:val="auto"/>
          <w:lang w:val="en-GB"/>
        </w:rPr>
        <w:t xml:space="preserve"> technologies to restore visual function</w:t>
      </w:r>
      <w:r w:rsidR="006D29D5">
        <w:rPr>
          <w:color w:val="auto"/>
          <w:lang w:val="en-GB"/>
        </w:rPr>
        <w:t>. A</w:t>
      </w:r>
      <w:r>
        <w:rPr>
          <w:color w:val="auto"/>
          <w:lang w:val="en-GB"/>
        </w:rPr>
        <w:t>lthough a</w:t>
      </w:r>
      <w:r w:rsidR="006D29D5">
        <w:rPr>
          <w:color w:val="auto"/>
          <w:lang w:val="en-GB"/>
        </w:rPr>
        <w:t xml:space="preserve"> variety of approaches</w:t>
      </w:r>
      <w:r w:rsidR="00312124" w:rsidRPr="00DC6DFA">
        <w:rPr>
          <w:lang w:val="en-GB"/>
        </w:rPr>
        <w:t xml:space="preserve">, such as </w:t>
      </w:r>
      <w:r w:rsidR="00312124" w:rsidRPr="00DC6DFA">
        <w:rPr>
          <w:rFonts w:cstheme="minorHAnsi"/>
          <w:lang w:val="en-GB"/>
        </w:rPr>
        <w:t xml:space="preserve">optogenetics, small molecule photoswitches and </w:t>
      </w:r>
      <w:r w:rsidR="006D29D5">
        <w:rPr>
          <w:rFonts w:cstheme="minorHAnsi"/>
          <w:lang w:val="en-GB"/>
        </w:rPr>
        <w:t>retinal prosthetics</w:t>
      </w:r>
      <w:r>
        <w:rPr>
          <w:rFonts w:cstheme="minorHAnsi"/>
          <w:lang w:val="en-GB"/>
        </w:rPr>
        <w:t xml:space="preserve"> are currently being developed to restore vision in individuals suffering from vision loss due to</w:t>
      </w:r>
      <w:r w:rsidR="006D29D5">
        <w:rPr>
          <w:rFonts w:cstheme="minorHAnsi"/>
          <w:lang w:val="en-GB"/>
        </w:rPr>
        <w:t xml:space="preserve"> retina</w:t>
      </w:r>
      <w:r>
        <w:rPr>
          <w:rFonts w:cstheme="minorHAnsi"/>
          <w:lang w:val="en-GB"/>
        </w:rPr>
        <w:t>l disease</w:t>
      </w:r>
      <w:r w:rsidRPr="00F21674">
        <w:t xml:space="preserve"> </w:t>
      </w:r>
      <w:r>
        <w:rPr>
          <w:rFonts w:cstheme="minorHAnsi"/>
          <w:lang w:val="en-GB"/>
        </w:rPr>
        <w:fldChar w:fldCharType="begin"/>
      </w:r>
      <w:r>
        <w:rPr>
          <w:rFonts w:cstheme="minorHAnsi"/>
          <w:lang w:val="en-GB"/>
        </w:rPr>
        <w:instrText xml:space="preserve"> ADDIN EN.CITE &lt;EndNote&gt;&lt;Cite&gt;&lt;Author&gt;Fine&lt;/Author&gt;&lt;Year&gt;2015&lt;/Year&gt;&lt;RecNum&gt;11638&lt;/RecNum&gt;&lt;record&gt;&lt;rec-number&gt;11638&lt;/rec-number&gt;&lt;foreign-keys&gt;&lt;key app="EN" db-id="fd5t2r59ttdwx3e00fn522dstxa5prvf2zvt"&gt;11638&lt;/key&gt;&lt;key app="ENWeb" db-id=""&gt;0&lt;/key&gt;&lt;/foreign-keys&gt;&lt;ref-type name="Journal Article"&gt;17&lt;/ref-type&gt;&lt;contributors&gt;&lt;authors&gt;&lt;author&gt;Fine, I.&lt;/author&gt;&lt;author&gt;Cepko, C. L.&lt;/author&gt;&lt;author&gt;Landy, M. S.&lt;/author&gt;&lt;/authors&gt;&lt;/contributors&gt;&lt;auth-address&gt;Department of Psychology, University of Washington, Seattle, WA, USA.&amp;#xD;Departments of Genetics and Ophthalmology, Howard Hughes Medical Institute, Harvard Medical School, 77 Avenue Louis Pasteur, Boston, MA 02115, USA.&amp;#xD;Department of Psychology and Center for Neural Science, New York University, New York, NY, USA.&lt;/auth-address&gt;&lt;titles&gt;&lt;title&gt;Vision research special issue: Sight restoration: Prosthetics, optogenetics and gene therapy&lt;/title&gt;&lt;secondary-title&gt;Vision Res&lt;/secondary-title&gt;&lt;alt-title&gt;Vision research&lt;/alt-title&gt;&lt;/titles&gt;&lt;periodical&gt;&lt;full-title&gt;Vision Res&lt;/full-title&gt;&lt;/periodical&gt;&lt;alt-periodical&gt;&lt;full-title&gt;Vision Research&lt;/full-title&gt;&lt;/alt-periodical&gt;&lt;pages&gt;115-23&lt;/pages&gt;&lt;volume&gt;111&lt;/volume&gt;&lt;number&gt;Pt B&lt;/number&gt;&lt;edition&gt;2015/05/06&lt;/edition&gt;&lt;keywords&gt;&lt;keyword&gt;Blindness/genetics/*rehabilitation&lt;/keyword&gt;&lt;keyword&gt;*Genetic Therapy&lt;/keyword&gt;&lt;keyword&gt;Humans&lt;/keyword&gt;&lt;keyword&gt;*Optogenetics&lt;/keyword&gt;&lt;keyword&gt;*Visual Prosthesis&lt;/keyword&gt;&lt;/keywords&gt;&lt;dates&gt;&lt;year&gt;2015&lt;/year&gt;&lt;pub-dates&gt;&lt;date&gt;Jun&lt;/date&gt;&lt;/pub-dates&gt;&lt;/dates&gt;&lt;isbn&gt;1878-5646 (Electronic)&amp;#xD;0042-6989 (Linking)&lt;/isbn&gt;&lt;accession-num&gt;25937376&lt;/accession-num&gt;&lt;urls&gt;&lt;related-urls&gt;&lt;url&gt;http://www.ncbi.nlm.nih.gov/pubmed/25937376&lt;/url&gt;&lt;/related-urls&gt;&lt;/urls&gt;&lt;electronic-resource-num&gt;10.1016/j.visres.2015.04.012&lt;/electronic-resource-num&gt;&lt;remote-database-provider&gt;NLM&lt;/remote-database-provider&gt;&lt;language&gt;eng&lt;/language&gt;&lt;/record&gt;&lt;/Cite&gt;&lt;/EndNote&gt;</w:instrText>
      </w:r>
      <w:r>
        <w:rPr>
          <w:rFonts w:cstheme="minorHAnsi"/>
          <w:lang w:val="en-GB"/>
        </w:rPr>
        <w:fldChar w:fldCharType="separate"/>
      </w:r>
      <w:r>
        <w:rPr>
          <w:rFonts w:cstheme="minorHAnsi"/>
          <w:noProof/>
          <w:lang w:val="en-GB"/>
        </w:rPr>
        <w:t>{Fine, 2015 #11638}</w:t>
      </w:r>
      <w:r>
        <w:rPr>
          <w:rFonts w:cstheme="minorHAnsi"/>
          <w:lang w:val="en-GB"/>
        </w:rPr>
        <w:fldChar w:fldCharType="end"/>
      </w:r>
      <w:r w:rsidR="006D29D5">
        <w:rPr>
          <w:rFonts w:cstheme="minorHAnsi"/>
          <w:lang w:val="en-GB"/>
        </w:rPr>
        <w:t xml:space="preserve"> </w:t>
      </w:r>
      <w:r>
        <w:rPr>
          <w:rFonts w:cstheme="minorHAnsi"/>
          <w:lang w:val="en-GB"/>
        </w:rPr>
        <w:t>the large majority</w:t>
      </w:r>
      <w:r w:rsidR="006D29D5">
        <w:rPr>
          <w:rFonts w:cstheme="minorHAnsi"/>
          <w:lang w:val="en-GB"/>
        </w:rPr>
        <w:t xml:space="preserve"> individuals with non-treatable severe blindness suffer from diseases, such as glaucoma, that cause damage distal to the retina. This has motivated interest in developing electrical cortical implants, that </w:t>
      </w:r>
      <w:r>
        <w:rPr>
          <w:rFonts w:cstheme="minorHAnsi"/>
          <w:lang w:val="en-GB"/>
        </w:rPr>
        <w:t>c</w:t>
      </w:r>
      <w:r w:rsidR="006D29D5">
        <w:rPr>
          <w:rFonts w:cstheme="minorHAnsi"/>
          <w:lang w:val="en-GB"/>
        </w:rPr>
        <w:t xml:space="preserve">ould directly stimulate early visual areas </w:t>
      </w:r>
      <w:r>
        <w:rPr>
          <w:rFonts w:cstheme="minorHAnsi"/>
          <w:lang w:val="en-GB"/>
        </w:rPr>
        <w:fldChar w:fldCharType="begin"/>
      </w:r>
      <w:r>
        <w:rPr>
          <w:rFonts w:cstheme="minorHAnsi"/>
          <w:lang w:val="en-GB"/>
        </w:rPr>
        <w:instrText xml:space="preserve"> ADDIN EN.CITE &lt;EndNote&gt;&lt;Cite&gt;&lt;Author&gt;Dobelle&lt;/Author&gt;&lt;Year&gt;1979&lt;/Year&gt;&lt;RecNum&gt;7328&lt;/RecNum&gt;&lt;record&gt;&lt;rec-number&gt;7328&lt;/rec-number&gt;&lt;foreign-keys&gt;&lt;key app="EN" db-id="fd5t2r59ttdwx3e00fn522dstxa5prvf2zvt"&gt;7328&lt;/key&gt;&lt;key app="ENWeb" db-id=""&gt;0&lt;/key&gt;&lt;/foreign-keys&gt;&lt;ref-type name="Journal Article"&gt;17&lt;/ref-type&gt;&lt;contributors&gt;&lt;authors&gt;&lt;author&gt;Dobelle, W. H.&lt;/author&gt;&lt;author&gt;Quest, D. O.&lt;/author&gt;&lt;author&gt;Antunes, J. L.&lt;/author&gt;&lt;author&gt;Roberts, T. S.&lt;/author&gt;&lt;author&gt;Girvin, J. P.&lt;/author&gt;&lt;/authors&gt;&lt;/contributors&gt;&lt;titles&gt;&lt;title&gt;Artificial vision for the blind by electrical stimulation of the visual cortex&lt;/title&gt;&lt;secondary-title&gt;Neurosurgery&lt;/secondary-title&gt;&lt;/titles&gt;&lt;periodical&gt;&lt;full-title&gt;Neurosurgery&lt;/full-title&gt;&lt;abbr-1&gt;Neurosurgery&lt;/abbr-1&gt;&lt;/periodical&gt;&lt;pages&gt;521-7&lt;/pages&gt;&lt;volume&gt;5&lt;/volume&gt;&lt;number&gt;4&lt;/number&gt;&lt;keywords&gt;&lt;keyword&gt;Blindness/*rehabilitation&lt;/keyword&gt;&lt;keyword&gt;*Electric Stimulation&lt;/keyword&gt;&lt;keyword&gt;Electrodes, Implanted&lt;/keyword&gt;&lt;keyword&gt;Human&lt;/keyword&gt;&lt;keyword&gt;Phosphenes&lt;/keyword&gt;&lt;keyword&gt;*Sensory Aids&lt;/keyword&gt;&lt;keyword&gt;Visual Cortex/*physiology&lt;/keyword&gt;&lt;/keywords&gt;&lt;dates&gt;&lt;year&gt;1979&lt;/year&gt;&lt;pub-dates&gt;&lt;date&gt;Oct&lt;/date&gt;&lt;/pub-dates&gt;&lt;/dates&gt;&lt;accession-num&gt;534058&lt;/accession-num&gt;&lt;urls&gt;&lt;related-urls&gt;&lt;url&gt;http://www.ncbi.nlm.nih.gov/entrez/query.fcgi?cmd=Retrieve&amp;amp;db=PubMed&amp;amp;dopt=Citation&amp;amp;list_uids=534058&lt;/url&gt;&lt;/related-urls&gt;&lt;/urls&gt;&lt;/record&gt;&lt;/Cite&gt;&lt;/EndNote&gt;</w:instrText>
      </w:r>
      <w:r>
        <w:rPr>
          <w:rFonts w:cstheme="minorHAnsi"/>
          <w:lang w:val="en-GB"/>
        </w:rPr>
        <w:fldChar w:fldCharType="separate"/>
      </w:r>
      <w:r>
        <w:rPr>
          <w:rFonts w:cstheme="minorHAnsi"/>
          <w:noProof/>
          <w:lang w:val="en-GB"/>
        </w:rPr>
        <w:t>{Dobelle, 1979 #7328}</w:t>
      </w:r>
      <w:r>
        <w:rPr>
          <w:rFonts w:cstheme="minorHAnsi"/>
          <w:lang w:val="en-GB"/>
        </w:rPr>
        <w:fldChar w:fldCharType="end"/>
      </w:r>
      <w:r w:rsidR="006D29D5">
        <w:rPr>
          <w:rFonts w:cstheme="minorHAnsi"/>
          <w:lang w:val="en-GB"/>
        </w:rPr>
        <w:t xml:space="preserve">. </w:t>
      </w:r>
      <w:r w:rsidR="006D29D5" w:rsidRPr="00661A19">
        <w:t xml:space="preserve">One visual cortical implant based on surface electrodes (Orion, Second Sight Medical Implants) </w:t>
      </w:r>
      <w:r w:rsidR="006D29D5">
        <w:t xml:space="preserve">is </w:t>
      </w:r>
      <w:r>
        <w:t>already being implanted in human subjects</w:t>
      </w:r>
      <w:r w:rsidR="006D29D5">
        <w:t>, and at least one other technology is expected to</w:t>
      </w:r>
      <w:r>
        <w:t xml:space="preserve"> reach human trial stage by 2022.</w:t>
      </w:r>
    </w:p>
    <w:p w14:paraId="70BB2E60" w14:textId="77777777" w:rsidR="00F21674" w:rsidRDefault="006D29D5" w:rsidP="006D29D5">
      <w:r>
        <w:t>In the case of</w:t>
      </w:r>
      <w:r w:rsidRPr="00661A19">
        <w:t xml:space="preserve"> retinal prosthetic</w:t>
      </w:r>
      <w:r>
        <w:t>s,</w:t>
      </w:r>
      <w:r w:rsidRPr="00661A19">
        <w:t xml:space="preserve"> </w:t>
      </w:r>
      <w:r>
        <w:t>once</w:t>
      </w:r>
      <w:r w:rsidRPr="00661A19">
        <w:t xml:space="preserve"> devices </w:t>
      </w:r>
      <w:r>
        <w:t xml:space="preserve">were implanted in patients </w:t>
      </w:r>
      <w:r w:rsidR="00F21674" w:rsidRPr="00661A19">
        <w:t>it was quickly discovered</w:t>
      </w:r>
      <w:r w:rsidR="00F21674">
        <w:t xml:space="preserve"> </w:t>
      </w:r>
      <w:r>
        <w:t xml:space="preserve">that there were </w:t>
      </w:r>
      <w:r w:rsidRPr="00661A19">
        <w:t>substantial perceptual distortions due to interactions between the implant electronics and the underlying neurophysiology. These interactions are likely to be a</w:t>
      </w:r>
      <w:r>
        <w:t xml:space="preserve">n even more </w:t>
      </w:r>
      <w:r w:rsidRPr="00661A19">
        <w:t>important factor for cortical implants</w:t>
      </w:r>
      <w:r>
        <w:t>, yet their influence has not been fully considered</w:t>
      </w:r>
      <w:r w:rsidRPr="00661A19">
        <w:t xml:space="preserve">. </w:t>
      </w:r>
    </w:p>
    <w:p w14:paraId="0A05C4A6" w14:textId="15F4DE53" w:rsidR="005F7520" w:rsidRDefault="005F7520" w:rsidP="006D29D5">
      <w:pPr>
        <w:rPr>
          <w:rFonts w:cs="Arial"/>
          <w:color w:val="333132"/>
          <w:shd w:val="clear" w:color="auto" w:fill="FFFFFF"/>
        </w:rPr>
      </w:pPr>
      <w:r w:rsidRPr="00661A19">
        <w:t xml:space="preserve">Cortical prosthesis </w:t>
      </w:r>
      <w:r>
        <w:t>development is</w:t>
      </w:r>
      <w:r w:rsidRPr="00661A19">
        <w:t xml:space="preserve"> currently </w:t>
      </w:r>
      <w:r>
        <w:t>implicitly driven by</w:t>
      </w:r>
      <w:r w:rsidRPr="00661A19">
        <w:t xml:space="preserve"> a </w:t>
      </w:r>
      <w:r w:rsidRPr="005F7520">
        <w:rPr>
          <w:i/>
        </w:rPr>
        <w:t>‘linear scoreboard’</w:t>
      </w:r>
      <w:r w:rsidRPr="00661A19">
        <w:t xml:space="preserve"> model </w:t>
      </w:r>
      <w:r w:rsidRPr="00661A19">
        <w:rPr>
          <w:rFonts w:cs="Arial"/>
          <w:color w:val="333132"/>
          <w:shd w:val="clear" w:color="auto" w:fill="FFFFFF"/>
        </w:rPr>
        <w:t xml:space="preserve">in which it is assumed that the </w:t>
      </w:r>
      <w:r>
        <w:rPr>
          <w:rFonts w:cs="Arial"/>
          <w:color w:val="333132"/>
          <w:shd w:val="clear" w:color="auto" w:fill="FFFFFF"/>
        </w:rPr>
        <w:t>size</w:t>
      </w:r>
      <w:r w:rsidRPr="00661A19">
        <w:rPr>
          <w:rFonts w:cs="Arial"/>
          <w:color w:val="333132"/>
          <w:shd w:val="clear" w:color="auto" w:fill="FFFFFF"/>
        </w:rPr>
        <w:t xml:space="preserve"> of</w:t>
      </w:r>
      <w:r>
        <w:rPr>
          <w:rFonts w:cs="Arial"/>
          <w:color w:val="333132"/>
          <w:shd w:val="clear" w:color="auto" w:fill="FFFFFF"/>
        </w:rPr>
        <w:t xml:space="preserve"> an electrically elicited phosphene can be predicted by</w:t>
      </w:r>
      <w:r w:rsidRPr="00661A19">
        <w:rPr>
          <w:rFonts w:cs="Arial"/>
          <w:color w:val="333132"/>
          <w:shd w:val="clear" w:color="auto" w:fill="FFFFFF"/>
        </w:rPr>
        <w:t xml:space="preserve"> the </w:t>
      </w:r>
      <w:r>
        <w:rPr>
          <w:rFonts w:cs="Arial"/>
          <w:color w:val="333132"/>
          <w:shd w:val="clear" w:color="auto" w:fill="FFFFFF"/>
        </w:rPr>
        <w:t xml:space="preserve">projection of the </w:t>
      </w:r>
      <w:r w:rsidRPr="00661A19">
        <w:rPr>
          <w:rFonts w:cs="Arial"/>
          <w:color w:val="333132"/>
          <w:shd w:val="clear" w:color="auto" w:fill="FFFFFF"/>
        </w:rPr>
        <w:t>electrical field</w:t>
      </w:r>
      <w:r>
        <w:rPr>
          <w:rFonts w:cs="Arial"/>
          <w:color w:val="333132"/>
          <w:shd w:val="clear" w:color="auto" w:fill="FFFFFF"/>
        </w:rPr>
        <w:t xml:space="preserve"> </w:t>
      </w:r>
      <w:r w:rsidR="00F21674">
        <w:rPr>
          <w:rFonts w:cs="Arial"/>
          <w:color w:val="333132"/>
          <w:shd w:val="clear" w:color="auto" w:fill="FFFFFF"/>
        </w:rPr>
        <w:t>profile</w:t>
      </w:r>
      <w:r>
        <w:rPr>
          <w:rFonts w:cs="Arial"/>
          <w:color w:val="333132"/>
          <w:shd w:val="clear" w:color="auto" w:fill="FFFFFF"/>
        </w:rPr>
        <w:t xml:space="preserve"> on the cortical surface into visual space co-ordinates</w:t>
      </w:r>
      <w:r w:rsidRPr="00661A19">
        <w:rPr>
          <w:rFonts w:cs="Arial"/>
          <w:color w:val="333132"/>
          <w:shd w:val="clear" w:color="auto" w:fill="FFFFFF"/>
        </w:rPr>
        <w:t>.</w:t>
      </w:r>
      <w:r>
        <w:rPr>
          <w:rFonts w:cs="Arial"/>
          <w:color w:val="333132"/>
          <w:shd w:val="clear" w:color="auto" w:fill="FFFFFF"/>
        </w:rPr>
        <w:t xml:space="preserve"> According to this model, small electrodes will produce small discrete percepts.</w:t>
      </w:r>
    </w:p>
    <w:p w14:paraId="1C24B189" w14:textId="77777777" w:rsidR="00A75CC8" w:rsidRDefault="006D29D5" w:rsidP="00A75CC8">
      <w:pPr>
        <w:rPr>
          <w:i/>
        </w:rPr>
      </w:pPr>
      <w:r>
        <w:t>Here we present a simple stimulat</w:t>
      </w:r>
      <w:bookmarkStart w:id="0" w:name="_GoBack"/>
      <w:bookmarkEnd w:id="0"/>
      <w:r>
        <w:t>ion</w:t>
      </w:r>
      <w:r w:rsidR="00163E66">
        <w:t>,</w:t>
      </w:r>
      <w:r>
        <w:t xml:space="preserve"> based on well-established models of V1 cortical physiology</w:t>
      </w:r>
      <w:r w:rsidR="005F7520">
        <w:t xml:space="preserve"> that relies on </w:t>
      </w:r>
      <w:r w:rsidR="005F7520" w:rsidRPr="00661A19">
        <w:rPr>
          <w:rFonts w:cs="Arial"/>
          <w:color w:val="333132"/>
          <w:shd w:val="clear" w:color="auto" w:fill="FFFFFF"/>
        </w:rPr>
        <w:t>simple</w:t>
      </w:r>
      <w:r w:rsidR="005F7520">
        <w:rPr>
          <w:rFonts w:cs="Arial"/>
          <w:color w:val="333132"/>
          <w:shd w:val="clear" w:color="auto" w:fill="FFFFFF"/>
        </w:rPr>
        <w:t xml:space="preserve"> well-established facts about</w:t>
      </w:r>
      <w:r w:rsidR="005F7520" w:rsidRPr="00661A19">
        <w:rPr>
          <w:rFonts w:cs="Arial"/>
          <w:color w:val="333132"/>
          <w:shd w:val="clear" w:color="auto" w:fill="FFFFFF"/>
        </w:rPr>
        <w:t xml:space="preserve"> orientation tuning, </w:t>
      </w:r>
      <w:r w:rsidR="005F7520">
        <w:rPr>
          <w:rFonts w:cs="Arial"/>
          <w:color w:val="333132"/>
          <w:shd w:val="clear" w:color="auto" w:fill="FFFFFF"/>
        </w:rPr>
        <w:t xml:space="preserve">ocular dominance </w:t>
      </w:r>
      <w:r w:rsidR="005F7520" w:rsidRPr="00661A19">
        <w:rPr>
          <w:rFonts w:cs="Arial"/>
          <w:color w:val="333132"/>
          <w:shd w:val="clear" w:color="auto" w:fill="FFFFFF"/>
        </w:rPr>
        <w:t>and receptive field size</w:t>
      </w:r>
      <w:r w:rsidR="005F7520">
        <w:rPr>
          <w:rFonts w:cs="Arial"/>
          <w:color w:val="333132"/>
          <w:shd w:val="clear" w:color="auto" w:fill="FFFFFF"/>
        </w:rPr>
        <w:t>s</w:t>
      </w:r>
      <w:r w:rsidR="005F7520" w:rsidRPr="00661A19">
        <w:rPr>
          <w:rFonts w:cs="Arial"/>
          <w:color w:val="333132"/>
          <w:shd w:val="clear" w:color="auto" w:fill="FFFFFF"/>
        </w:rPr>
        <w:t xml:space="preserve"> in V</w:t>
      </w:r>
      <w:r w:rsidR="005F7520">
        <w:rPr>
          <w:rFonts w:cs="Arial"/>
          <w:color w:val="333132"/>
          <w:shd w:val="clear" w:color="auto" w:fill="FFFFFF"/>
        </w:rPr>
        <w:t xml:space="preserve">1. We find that the predicted effects of cortical electrical stimulation differ dramatically from </w:t>
      </w:r>
      <w:r w:rsidR="005F7520" w:rsidRPr="00A75CC8">
        <w:t>‘linear scoreboard’</w:t>
      </w:r>
      <w:r w:rsidR="005F7520">
        <w:rPr>
          <w:i/>
        </w:rPr>
        <w:t xml:space="preserve"> </w:t>
      </w:r>
      <w:r w:rsidR="005F7520" w:rsidRPr="005F7520">
        <w:t>model.</w:t>
      </w:r>
      <w:r w:rsidR="005F7520">
        <w:rPr>
          <w:i/>
        </w:rPr>
        <w:t xml:space="preserve"> </w:t>
      </w:r>
    </w:p>
    <w:p w14:paraId="1FE103FD" w14:textId="2481A1B0" w:rsidR="00A75CC8" w:rsidRPr="00DC6DFA" w:rsidRDefault="00A75CC8" w:rsidP="00A75CC8">
      <w:pPr>
        <w:rPr>
          <w:rFonts w:cstheme="minorHAnsi"/>
          <w:lang w:val="en-GB"/>
        </w:rPr>
      </w:pPr>
      <w:r>
        <w:rPr>
          <w:rFonts w:cs="Arial"/>
          <w:color w:val="333132"/>
          <w:shd w:val="clear" w:color="auto" w:fill="FFFFFF"/>
        </w:rPr>
        <w:t>For example, e</w:t>
      </w:r>
      <w:r w:rsidRPr="00661A19">
        <w:rPr>
          <w:rFonts w:cs="Arial"/>
          <w:color w:val="333132"/>
          <w:shd w:val="clear" w:color="auto" w:fill="FFFFFF"/>
        </w:rPr>
        <w:t>ven in the fovea, the majority of neurons have receptive fields</w:t>
      </w:r>
      <w:r>
        <w:rPr>
          <w:rFonts w:cs="Arial"/>
          <w:color w:val="333132"/>
          <w:shd w:val="clear" w:color="auto" w:fill="FFFFFF"/>
        </w:rPr>
        <w:t xml:space="preserve"> are ~1° of visual angle</w:t>
      </w:r>
      <w:r w:rsidRPr="00661A19">
        <w:rPr>
          <w:rFonts w:cs="Arial"/>
          <w:color w:val="333132"/>
          <w:shd w:val="clear" w:color="auto" w:fill="FFFFFF"/>
        </w:rPr>
        <w:t xml:space="preserve">. </w:t>
      </w:r>
      <w:r w:rsidRPr="005B13A2">
        <w:rPr>
          <w:rFonts w:cs="Arial"/>
          <w:iCs/>
          <w:color w:val="333132"/>
          <w:shd w:val="clear" w:color="auto" w:fill="FFFFFF"/>
        </w:rPr>
        <w:t>Without a way of selectively stimulating neurons with small receptive fields</w:t>
      </w:r>
      <w:r>
        <w:rPr>
          <w:rFonts w:cs="Arial"/>
          <w:iCs/>
          <w:color w:val="333132"/>
          <w:shd w:val="clear" w:color="auto" w:fill="FFFFFF"/>
        </w:rPr>
        <w:t xml:space="preserve"> or </w:t>
      </w:r>
      <w:r>
        <w:rPr>
          <w:rFonts w:cs="Arial"/>
          <w:iCs/>
          <w:color w:val="333132"/>
          <w:shd w:val="clear" w:color="auto" w:fill="FFFFFF"/>
        </w:rPr>
        <w:lastRenderedPageBreak/>
        <w:t>particular phase preferences</w:t>
      </w:r>
      <w:r w:rsidRPr="005B13A2">
        <w:rPr>
          <w:rFonts w:cs="Arial"/>
          <w:iCs/>
          <w:color w:val="333132"/>
          <w:shd w:val="clear" w:color="auto" w:fill="FFFFFF"/>
        </w:rPr>
        <w:t xml:space="preserve">, neuronal receptive field size rather than electrode size will limit perceptual resolution </w:t>
      </w:r>
      <w:r>
        <w:rPr>
          <w:rFonts w:cs="Arial"/>
          <w:iCs/>
          <w:color w:val="333132"/>
          <w:shd w:val="clear" w:color="auto" w:fill="FFFFFF"/>
        </w:rPr>
        <w:t>unless electrodes are separated by many millimeters of cortex</w:t>
      </w:r>
      <w:r w:rsidRPr="005B13A2">
        <w:rPr>
          <w:rFonts w:cs="Arial"/>
          <w:iCs/>
          <w:color w:val="333132"/>
          <w:shd w:val="clear" w:color="auto" w:fill="FFFFFF"/>
        </w:rPr>
        <w:t>.</w:t>
      </w:r>
      <w:r>
        <w:rPr>
          <w:rFonts w:cs="Arial"/>
          <w:iCs/>
          <w:color w:val="333132"/>
          <w:shd w:val="clear" w:color="auto" w:fill="FFFFFF"/>
        </w:rPr>
        <w:t xml:space="preserve">  Indeed, smaller (&lt;0.5mm) </w:t>
      </w:r>
      <w:r w:rsidRPr="005B13A2">
        <w:rPr>
          <w:rFonts w:cs="Arial"/>
          <w:iCs/>
          <w:color w:val="333132"/>
          <w:shd w:val="clear" w:color="auto" w:fill="FFFFFF"/>
        </w:rPr>
        <w:t>electrode</w:t>
      </w:r>
      <w:r>
        <w:rPr>
          <w:rFonts w:cs="Arial"/>
          <w:iCs/>
          <w:color w:val="333132"/>
          <w:shd w:val="clear" w:color="auto" w:fill="FFFFFF"/>
        </w:rPr>
        <w:t xml:space="preserve">s </w:t>
      </w:r>
      <w:r w:rsidRPr="005B13A2">
        <w:rPr>
          <w:rFonts w:cs="Arial"/>
          <w:iCs/>
          <w:color w:val="333132"/>
          <w:shd w:val="clear" w:color="auto" w:fill="FFFFFF"/>
        </w:rPr>
        <w:t xml:space="preserve">will selectively stimulate orientation and (depending on electrode depth) ocular dominance columns. As a result, </w:t>
      </w:r>
      <w:r>
        <w:rPr>
          <w:rFonts w:cs="Arial"/>
          <w:iCs/>
          <w:color w:val="333132"/>
          <w:shd w:val="clear" w:color="auto" w:fill="FFFFFF"/>
        </w:rPr>
        <w:t>this is likely to result in highly confusing perceptual experiences, analogous to presenting binocularly rivalrous stimuli (different stimuli in each eye).</w:t>
      </w:r>
      <w:r>
        <w:t xml:space="preserve"> </w:t>
      </w:r>
    </w:p>
    <w:p w14:paraId="0FF86362" w14:textId="20A24F9B" w:rsidR="005F7520" w:rsidRDefault="005F7520" w:rsidP="006D29D5">
      <w:pPr>
        <w:rPr>
          <w:rFonts w:cs="Arial"/>
          <w:color w:val="333132"/>
          <w:shd w:val="clear" w:color="auto" w:fill="FFFFFF"/>
        </w:rPr>
      </w:pPr>
    </w:p>
    <w:p w14:paraId="4C13CB79" w14:textId="01C4C9F5" w:rsidR="005F7520" w:rsidRDefault="005F7520" w:rsidP="006D29D5">
      <w:pPr>
        <w:rPr>
          <w:rFonts w:cs="Arial"/>
          <w:color w:val="333132"/>
          <w:shd w:val="clear" w:color="auto" w:fill="FFFFFF"/>
        </w:rPr>
      </w:pPr>
    </w:p>
    <w:p w14:paraId="79AFF3D9" w14:textId="487A7BBC" w:rsidR="005F7520" w:rsidRDefault="005F7520" w:rsidP="006D29D5">
      <w:pPr>
        <w:rPr>
          <w:rFonts w:cs="Arial"/>
          <w:color w:val="333132"/>
          <w:shd w:val="clear" w:color="auto" w:fill="FFFFFF"/>
        </w:rPr>
      </w:pPr>
      <w:r>
        <w:rPr>
          <w:rFonts w:cs="Arial"/>
          <w:color w:val="333132"/>
          <w:shd w:val="clear" w:color="auto" w:fill="FFFFFF"/>
        </w:rPr>
        <w:t>Results</w:t>
      </w:r>
    </w:p>
    <w:p w14:paraId="66EBF747" w14:textId="7A6EEF9E" w:rsidR="000B3343" w:rsidRPr="00DC6DFA" w:rsidRDefault="000B3343" w:rsidP="0028506B">
      <w:pPr>
        <w:rPr>
          <w:lang w:val="en-GB"/>
        </w:rPr>
      </w:pPr>
    </w:p>
    <w:p w14:paraId="7B250BD0" w14:textId="02689B66" w:rsidR="006F0039" w:rsidRPr="00DC6DFA" w:rsidRDefault="005F7520" w:rsidP="006F0039">
      <w:pPr>
        <w:pStyle w:val="Heading1"/>
        <w:rPr>
          <w:lang w:val="en-GB"/>
        </w:rPr>
      </w:pPr>
      <w:r>
        <w:rPr>
          <w:lang w:val="en-GB"/>
        </w:rPr>
        <w:t>Further concerns: distortions</w:t>
      </w:r>
      <w:r w:rsidR="008400BD" w:rsidRPr="00DC6DFA">
        <w:rPr>
          <w:lang w:val="en-GB"/>
        </w:rPr>
        <w:t xml:space="preserve"> due to retinal cell diversity</w:t>
      </w:r>
    </w:p>
    <w:p w14:paraId="5866D2DE" w14:textId="7400C493" w:rsidR="00D35D44" w:rsidRPr="00DC6DFA" w:rsidRDefault="00F82BC5" w:rsidP="008400BD">
      <w:pPr>
        <w:rPr>
          <w:lang w:val="en-GB"/>
        </w:rPr>
      </w:pPr>
      <w:r w:rsidRPr="00DC6DFA">
        <w:rPr>
          <w:lang w:val="en-GB"/>
        </w:rPr>
        <w:t>S</w:t>
      </w:r>
      <w:r w:rsidR="00403FCB" w:rsidRPr="00DC6DFA">
        <w:rPr>
          <w:lang w:val="en-GB"/>
        </w:rPr>
        <w:t xml:space="preserve">ignals from mammalian cones flow </w:t>
      </w:r>
      <w:r w:rsidR="008400BD" w:rsidRPr="00DC6DFA">
        <w:rPr>
          <w:lang w:val="en-GB"/>
        </w:rPr>
        <w:t xml:space="preserve">to </w:t>
      </w:r>
      <w:r w:rsidR="00403FCB" w:rsidRPr="00DC6DFA">
        <w:rPr>
          <w:lang w:val="en-GB"/>
        </w:rPr>
        <w:t xml:space="preserve">a variety of morphologically distinct </w:t>
      </w:r>
      <w:ins w:id="1" w:author="IONE FINE" w:date="2015-03-23T14:04:00Z">
        <w:r w:rsidR="0020182F">
          <w:rPr>
            <w:lang w:val="en-GB"/>
          </w:rPr>
          <w:t>(a</w:t>
        </w:r>
        <w:r w:rsidR="0020182F" w:rsidRPr="00DC6DFA">
          <w:rPr>
            <w:rFonts w:cs="HelveticaNeue-Medium"/>
            <w:bCs/>
            <w:color w:val="auto"/>
            <w:lang w:val="en-GB"/>
          </w:rPr>
          <w:t xml:space="preserve">t least three cell types </w:t>
        </w:r>
        <w:r w:rsidR="0020182F" w:rsidRPr="00DC6DFA">
          <w:rPr>
            <w:lang w:val="en-GB"/>
          </w:rPr>
          <w:fldChar w:fldCharType="begin"/>
        </w:r>
        <w:r w:rsidR="0020182F" w:rsidRPr="00DC6DFA">
          <w:rPr>
            <w:lang w:val="en-GB"/>
          </w:rPr>
          <w:instrText xml:space="preserve"> ADDIN EN.CITE &lt;EndNote&gt;&lt;Cite&gt;&lt;Author&gt;DeVries&lt;/Author&gt;&lt;Year&gt;2000&lt;/Year&gt;&lt;RecNum&gt;7081&lt;/RecNum&gt;&lt;DisplayText&gt;[33]&lt;/DisplayText&gt;&lt;record&gt;&lt;rec-number&gt;7081&lt;/rec-number&gt;&lt;foreign-keys&gt;&lt;key app="EN" db-id="fd5t2r59ttdwx3e00fn522dstxa5prvf2zvt"&gt;7081&lt;/key&gt;&lt;/foreign-keys&gt;&lt;ref-type name="Journal Article"&gt;17&lt;/ref-type&gt;&lt;contributors&gt;&lt;authors&gt;&lt;author&gt;DeVries, Steven H.&lt;/author&gt;&lt;/authors&gt;&lt;/contributors&gt;&lt;titles&gt;&lt;title&gt;Bipolar Cells Use Kainate and AMPA Receptors to Filter Visual Information into Separate Channels&lt;/title&gt;&lt;secondary-title&gt;Neuron&lt;/secondary-title&gt;&lt;/titles&gt;&lt;periodical&gt;&lt;full-title&gt;Neuron&lt;/full-title&gt;&lt;/periodical&gt;&lt;pages&gt;847-856&lt;/pages&gt;&lt;volume&gt;28&lt;/volume&gt;&lt;number&gt;3&lt;/number&gt;&lt;dates&gt;&lt;year&gt;2000&lt;/year&gt;&lt;/dates&gt;&lt;publisher&gt;Elsevier&lt;/publisher&gt;&lt;isbn&gt;08966273&lt;/isbn&gt;&lt;urls&gt;&lt;related-urls&gt;&lt;url&gt;http://www.cell.com/neuron/abstract/S0896-6273(00)00158-6&lt;/url&gt;&lt;/related-urls&gt;&lt;/urls&gt;&lt;electronic-resource-num&gt;10.1016/s0896-6273(00)00158-6&lt;/electronic-resource-num&gt;&lt;access-date&gt;2015/01/15&lt;/access-date&gt;&lt;/record&gt;&lt;/Cite&gt;&lt;/EndNote&gt;</w:instrText>
        </w:r>
        <w:r w:rsidR="0020182F" w:rsidRPr="00DC6DFA">
          <w:rPr>
            <w:lang w:val="en-GB"/>
          </w:rPr>
          <w:fldChar w:fldCharType="separate"/>
        </w:r>
        <w:r w:rsidR="0020182F" w:rsidRPr="00DC6DFA">
          <w:rPr>
            <w:lang w:val="en-GB"/>
          </w:rPr>
          <w:t>[</w:t>
        </w:r>
      </w:ins>
      <w:r w:rsidR="00123156">
        <w:rPr>
          <w:lang w:val="en-GB"/>
        </w:rPr>
        <w:fldChar w:fldCharType="begin"/>
      </w:r>
      <w:r w:rsidR="00123156">
        <w:rPr>
          <w:lang w:val="en-GB"/>
        </w:rPr>
        <w:instrText xml:space="preserve"> HYPERLINK \l "_ENREF_33" \o "DeVries, 2000 #7081" </w:instrText>
      </w:r>
      <w:r w:rsidR="00123156">
        <w:rPr>
          <w:lang w:val="en-GB"/>
        </w:rPr>
        <w:fldChar w:fldCharType="separate"/>
      </w:r>
      <w:ins w:id="2" w:author="IONE FINE" w:date="2015-03-23T14:04:00Z">
        <w:r w:rsidR="00123156" w:rsidRPr="00DC6DFA">
          <w:rPr>
            <w:lang w:val="en-GB"/>
          </w:rPr>
          <w:t>33</w:t>
        </w:r>
      </w:ins>
      <w:r w:rsidR="00123156">
        <w:rPr>
          <w:lang w:val="en-GB"/>
        </w:rPr>
        <w:fldChar w:fldCharType="end"/>
      </w:r>
      <w:ins w:id="3" w:author="IONE FINE" w:date="2015-03-23T14:04:00Z">
        <w:r w:rsidR="0020182F" w:rsidRPr="00DC6DFA">
          <w:rPr>
            <w:lang w:val="en-GB"/>
          </w:rPr>
          <w:t>]</w:t>
        </w:r>
        <w:r w:rsidR="0020182F" w:rsidRPr="00DC6DFA">
          <w:rPr>
            <w:lang w:val="en-GB"/>
          </w:rPr>
          <w:fldChar w:fldCharType="end"/>
        </w:r>
        <w:r w:rsidR="0020182F" w:rsidRPr="00DC6DFA">
          <w:rPr>
            <w:rFonts w:cs="HelveticaNeue-Medium"/>
            <w:bCs/>
            <w:color w:val="auto"/>
            <w:lang w:val="en-GB"/>
          </w:rPr>
          <w:t>)</w:t>
        </w:r>
        <w:r w:rsidR="0020182F" w:rsidRPr="00DC6DFA">
          <w:rPr>
            <w:lang w:val="en-GB"/>
          </w:rPr>
          <w:t xml:space="preserve"> </w:t>
        </w:r>
      </w:ins>
      <w:r w:rsidR="00403FCB" w:rsidRPr="00DC6DFA">
        <w:rPr>
          <w:lang w:val="en-GB"/>
        </w:rPr>
        <w:t>“OFF</w:t>
      </w:r>
      <w:r w:rsidRPr="00DC6DFA">
        <w:rPr>
          <w:lang w:val="en-GB"/>
        </w:rPr>
        <w:t>-</w:t>
      </w:r>
      <w:r w:rsidR="00DC6DFA" w:rsidRPr="00DC6DFA">
        <w:rPr>
          <w:lang w:val="en-GB"/>
        </w:rPr>
        <w:t>centre</w:t>
      </w:r>
      <w:r w:rsidR="00403FCB" w:rsidRPr="00DC6DFA">
        <w:rPr>
          <w:lang w:val="en-GB"/>
        </w:rPr>
        <w:t>” and “ON</w:t>
      </w:r>
      <w:r w:rsidRPr="00DC6DFA">
        <w:rPr>
          <w:lang w:val="en-GB"/>
        </w:rPr>
        <w:t>-</w:t>
      </w:r>
      <w:r w:rsidR="00DC6DFA" w:rsidRPr="00DC6DFA">
        <w:rPr>
          <w:lang w:val="en-GB"/>
        </w:rPr>
        <w:t>centre</w:t>
      </w:r>
      <w:r w:rsidR="00403FCB" w:rsidRPr="00DC6DFA">
        <w:rPr>
          <w:lang w:val="en-GB"/>
        </w:rPr>
        <w:t>” bipolar cells</w:t>
      </w:r>
      <w:ins w:id="4" w:author="IONE FINE" w:date="2015-03-23T14:04:00Z">
        <w:r w:rsidR="0020182F">
          <w:rPr>
            <w:lang w:val="en-GB"/>
          </w:rPr>
          <w:t xml:space="preserve">. These pathways </w:t>
        </w:r>
      </w:ins>
      <w:r w:rsidR="00403FCB" w:rsidRPr="00DC6DFA">
        <w:rPr>
          <w:rFonts w:cs="HelveticaNeue-Medium"/>
          <w:bCs/>
          <w:color w:val="auto"/>
          <w:lang w:val="en-GB"/>
        </w:rPr>
        <w:t xml:space="preserve">pass in turn to </w:t>
      </w:r>
      <w:r w:rsidR="00980BD7" w:rsidRPr="00DC6DFA">
        <w:rPr>
          <w:rFonts w:cs="HelveticaNeue-Medium"/>
          <w:bCs/>
          <w:color w:val="auto"/>
          <w:lang w:val="en-GB"/>
        </w:rPr>
        <w:t>ON- and OFF-</w:t>
      </w:r>
      <w:r w:rsidR="00DC6DFA" w:rsidRPr="00DC6DFA">
        <w:rPr>
          <w:rFonts w:cs="HelveticaNeue-Medium"/>
          <w:bCs/>
          <w:color w:val="auto"/>
          <w:lang w:val="en-GB"/>
        </w:rPr>
        <w:t>centre</w:t>
      </w:r>
      <w:r w:rsidR="007110FD" w:rsidRPr="00DC6DFA">
        <w:rPr>
          <w:rFonts w:cs="HelveticaNeue-Medium"/>
          <w:bCs/>
          <w:color w:val="auto"/>
          <w:lang w:val="en-GB"/>
        </w:rPr>
        <w:t xml:space="preserve"> </w:t>
      </w:r>
      <w:r w:rsidR="00410503" w:rsidRPr="00DC6DFA">
        <w:rPr>
          <w:rFonts w:cs="HelveticaNeue-Medium"/>
          <w:bCs/>
          <w:color w:val="auto"/>
          <w:lang w:val="en-GB"/>
        </w:rPr>
        <w:t xml:space="preserve">ganglion cell </w:t>
      </w:r>
      <w:r w:rsidR="00980BD7" w:rsidRPr="00DC6DFA">
        <w:rPr>
          <w:rFonts w:cs="HelveticaNeue-Medium"/>
          <w:bCs/>
          <w:color w:val="auto"/>
          <w:lang w:val="en-GB"/>
        </w:rPr>
        <w:t xml:space="preserve">pathways </w:t>
      </w:r>
      <w:r w:rsidR="007110FD" w:rsidRPr="00DC6DFA">
        <w:rPr>
          <w:rFonts w:cs="HelveticaNeue-Medium"/>
          <w:bCs/>
          <w:color w:val="auto"/>
          <w:lang w:val="en-GB"/>
        </w:rPr>
        <w:t xml:space="preserve">that </w:t>
      </w:r>
      <w:ins w:id="5" w:author="IONE FINE" w:date="2015-03-23T14:05:00Z">
        <w:r w:rsidR="0020182F">
          <w:rPr>
            <w:rFonts w:cs="HelveticaNeue-Medium"/>
            <w:bCs/>
            <w:color w:val="auto"/>
            <w:lang w:val="en-GB"/>
          </w:rPr>
          <w:t xml:space="preserve">each contain </w:t>
        </w:r>
      </w:ins>
      <w:r w:rsidR="00980BD7" w:rsidRPr="00DC6DFA">
        <w:rPr>
          <w:rFonts w:cs="HelveticaNeue-Medium"/>
          <w:bCs/>
          <w:color w:val="auto"/>
          <w:lang w:val="en-GB"/>
        </w:rPr>
        <w:t>o</w:t>
      </w:r>
      <w:r w:rsidR="007110FD" w:rsidRPr="00DC6DFA">
        <w:rPr>
          <w:rFonts w:cs="HelveticaNeue-Medium"/>
          <w:bCs/>
          <w:color w:val="auto"/>
          <w:lang w:val="en-GB"/>
        </w:rPr>
        <w:t xml:space="preserve">f 10 or more cell </w:t>
      </w:r>
      <w:r w:rsidR="00980BD7" w:rsidRPr="00DC6DFA">
        <w:rPr>
          <w:rFonts w:cs="HelveticaNeue-Medium"/>
          <w:bCs/>
          <w:color w:val="auto"/>
          <w:lang w:val="en-GB"/>
        </w:rPr>
        <w:t>types</w:t>
      </w:r>
      <w:r w:rsidR="0065039B" w:rsidRPr="00DC6DFA">
        <w:rPr>
          <w:lang w:val="en-GB"/>
        </w:rPr>
        <w:t xml:space="preserve"> </w:t>
      </w:r>
      <w:r w:rsidR="001D7F73" w:rsidRPr="00DC6DFA">
        <w:rPr>
          <w:rFonts w:cs="HelveticaNeue-Medium"/>
          <w:bCs/>
          <w:color w:val="auto"/>
          <w:lang w:val="en-GB"/>
        </w:rPr>
        <w:fldChar w:fldCharType="begin"/>
      </w:r>
      <w:r w:rsidR="001D7F73" w:rsidRPr="00DC6DFA">
        <w:rPr>
          <w:rFonts w:cs="HelveticaNeue-Medium"/>
          <w:bCs/>
          <w:color w:val="auto"/>
          <w:lang w:val="en-GB"/>
        </w:rPr>
        <w:instrText xml:space="preserve"> ADDIN EN.CITE &lt;EndNote&gt;&lt;Cite&gt;&lt;Author&gt;Dacey&lt;/Author&gt;&lt;Year&gt;2004&lt;/Year&gt;&lt;RecNum&gt;7107&lt;/RecNum&gt;&lt;DisplayText&gt;[31, 32]&lt;/DisplayText&gt;&lt;record&gt;&lt;rec-number&gt;7107&lt;/rec-number&gt;&lt;foreign-keys&gt;&lt;key app="EN" db-id="fd5t2r59ttdwx3e00fn522dstxa5prvf2zvt"&gt;7107&lt;/key&gt;&lt;/foreign-keys&gt;&lt;ref-type name="Book Section"&gt;5&lt;/ref-type&gt;&lt;contributors&gt;&lt;authors&gt;&lt;author&gt;Dacey, Dennis&lt;/author&gt;&lt;/authors&gt;&lt;secondary-authors&gt;&lt;author&gt;Gazzaniga, Michael S.&lt;/author&gt;&lt;/secondary-authors&gt;&lt;/contributors&gt;&lt;titles&gt;&lt;title&gt;20 Origins of Perception: Retinal Ganglion Cell Diversity and the Creation of Parallel Visual Pathways&lt;/title&gt;&lt;secondary-title&gt;The Cognitive Neurosciences Iii&lt;/secondary-title&gt;&lt;/titles&gt;&lt;pages&gt;281&lt;/pages&gt;&lt;dates&gt;&lt;year&gt;2004&lt;/year&gt;&lt;/dates&gt;&lt;publisher&gt;Mit Press&lt;/publisher&gt;&lt;urls&gt;&lt;/urls&gt;&lt;/record&gt;&lt;/Cite&gt;&lt;Cite&gt;&lt;Author&gt;Rodieck&lt;/Author&gt;&lt;Year&gt;1998&lt;/Year&gt;&lt;RecNum&gt;7125&lt;/RecNum&gt;&lt;record&gt;&lt;rec-number&gt;7125&lt;/rec-number&gt;&lt;foreign-keys&gt;&lt;key app="EN" db-id="fd5t2r59ttdwx3e00fn522dstxa5prvf2zvt"&gt;7125&lt;/key&gt;&lt;/foreign-keys&gt;&lt;ref-type name="Book"&gt;6&lt;/ref-type&gt;&lt;contributors&gt;&lt;authors&gt;&lt;author&gt;Rodieck, Robert W.&lt;/author&gt;&lt;/authors&gt;&lt;/contributors&gt;&lt;titles&gt;&lt;title&gt;The first steps in seeing&lt;/title&gt;&lt;/titles&gt;&lt;pages&gt;xi, 562 p.&lt;/pages&gt;&lt;keywords&gt;&lt;keyword&gt;Vision.&lt;/keyword&gt;&lt;keyword&gt;Eye Physiology.&lt;/keyword&gt;&lt;/keywords&gt;&lt;dates&gt;&lt;year&gt;1998&lt;/year&gt;&lt;/dates&gt;&lt;pub-location&gt;Sunderland, Mass.&lt;/pub-location&gt;&lt;publisher&gt;Sinauer Associates&lt;/publisher&gt;&lt;isbn&gt;0878937579 (cloth)&lt;/isbn&gt;&lt;accession-num&gt;4504803&lt;/accession-num&gt;&lt;call-num&gt;Reference - Science Reading Room (Adams, 5th Floor) QP475 .R49 1998&amp;#xD;Jefferson or Adams Building Reading Rooms QP475 .R49 1998&lt;/call-num&gt;&lt;urls&gt;&lt;/urls&gt;&lt;/record&gt;&lt;/Cite&gt;&lt;/EndNote&gt;</w:instrText>
      </w:r>
      <w:r w:rsidR="001D7F73" w:rsidRPr="00DC6DFA">
        <w:rPr>
          <w:rFonts w:cs="HelveticaNeue-Medium"/>
          <w:bCs/>
          <w:color w:val="auto"/>
          <w:lang w:val="en-GB"/>
        </w:rPr>
        <w:fldChar w:fldCharType="separate"/>
      </w:r>
      <w:r w:rsidR="001D7F73" w:rsidRPr="00DC6DFA">
        <w:rPr>
          <w:rFonts w:cs="HelveticaNeue-Medium"/>
          <w:bCs/>
          <w:color w:val="auto"/>
          <w:lang w:val="en-GB"/>
        </w:rPr>
        <w:t>[</w:t>
      </w:r>
      <w:hyperlink w:anchor="_ENREF_31" w:tooltip="Rodieck, 1998 #7125" w:history="1">
        <w:r w:rsidR="00123156" w:rsidRPr="00DC6DFA">
          <w:rPr>
            <w:rFonts w:cs="HelveticaNeue-Medium"/>
            <w:bCs/>
            <w:color w:val="auto"/>
            <w:lang w:val="en-GB"/>
          </w:rPr>
          <w:t>31</w:t>
        </w:r>
      </w:hyperlink>
      <w:r w:rsidR="001D7F73" w:rsidRPr="00DC6DFA">
        <w:rPr>
          <w:rFonts w:cs="HelveticaNeue-Medium"/>
          <w:bCs/>
          <w:color w:val="auto"/>
          <w:lang w:val="en-GB"/>
        </w:rPr>
        <w:t xml:space="preserve">, </w:t>
      </w:r>
      <w:hyperlink w:anchor="_ENREF_32" w:tooltip="Dacey, 2004 #7107" w:history="1">
        <w:r w:rsidR="00123156" w:rsidRPr="00DC6DFA">
          <w:rPr>
            <w:rFonts w:cs="HelveticaNeue-Medium"/>
            <w:bCs/>
            <w:color w:val="auto"/>
            <w:lang w:val="en-GB"/>
          </w:rPr>
          <w:t>32</w:t>
        </w:r>
      </w:hyperlink>
      <w:r w:rsidR="001D7F73" w:rsidRPr="00DC6DFA">
        <w:rPr>
          <w:rFonts w:cs="HelveticaNeue-Medium"/>
          <w:bCs/>
          <w:color w:val="auto"/>
          <w:lang w:val="en-GB"/>
        </w:rPr>
        <w:t>]</w:t>
      </w:r>
      <w:r w:rsidR="001D7F73" w:rsidRPr="00DC6DFA">
        <w:rPr>
          <w:rFonts w:cs="HelveticaNeue-Medium"/>
          <w:bCs/>
          <w:color w:val="auto"/>
          <w:lang w:val="en-GB"/>
        </w:rPr>
        <w:fldChar w:fldCharType="end"/>
      </w:r>
      <w:r w:rsidR="001E2410" w:rsidRPr="00DC6DFA">
        <w:rPr>
          <w:rFonts w:cs="HelveticaNeue-Medium"/>
          <w:bCs/>
          <w:color w:val="auto"/>
          <w:lang w:val="en-GB"/>
        </w:rPr>
        <w:t xml:space="preserve">. </w:t>
      </w:r>
      <w:r w:rsidR="0032114A" w:rsidRPr="00DC6DFA">
        <w:rPr>
          <w:lang w:val="en-GB"/>
        </w:rPr>
        <w:t xml:space="preserve">This diversity within ganglion cells is in striking contrast to </w:t>
      </w:r>
      <w:r w:rsidR="009E52EA" w:rsidRPr="00DC6DFA">
        <w:rPr>
          <w:lang w:val="en-GB"/>
        </w:rPr>
        <w:t xml:space="preserve">the </w:t>
      </w:r>
      <w:r w:rsidR="0032114A" w:rsidRPr="00DC6DFA">
        <w:rPr>
          <w:lang w:val="en-GB"/>
        </w:rPr>
        <w:t xml:space="preserve">auditory nerve </w:t>
      </w:r>
      <w:r w:rsidR="00DC6DFA" w:rsidRPr="00DC6DFA">
        <w:rPr>
          <w:lang w:val="en-GB"/>
        </w:rPr>
        <w:t>fibres</w:t>
      </w:r>
      <w:r w:rsidR="0032114A" w:rsidRPr="00DC6DFA">
        <w:rPr>
          <w:lang w:val="en-GB"/>
        </w:rPr>
        <w:t xml:space="preserve"> </w:t>
      </w:r>
      <w:r w:rsidR="009E52EA" w:rsidRPr="00DC6DFA">
        <w:rPr>
          <w:lang w:val="en-GB"/>
        </w:rPr>
        <w:t>s</w:t>
      </w:r>
      <w:r w:rsidR="007110FD" w:rsidRPr="00DC6DFA">
        <w:rPr>
          <w:lang w:val="en-GB"/>
        </w:rPr>
        <w:t xml:space="preserve">timulated by cochlear implants, whose </w:t>
      </w:r>
      <w:r w:rsidR="0032114A" w:rsidRPr="00DC6DFA">
        <w:rPr>
          <w:lang w:val="en-GB"/>
        </w:rPr>
        <w:t xml:space="preserve">responses show far less diversity in functional response </w:t>
      </w:r>
      <w:r w:rsidR="001D7F73" w:rsidRPr="00DC6DFA">
        <w:rPr>
          <w:lang w:val="en-GB"/>
        </w:rPr>
        <w:fldChar w:fldCharType="begin">
          <w:fldData xml:space="preserve">PEVuZE5vdGU+PENpdGU+PEF1dGhvcj5XaW50ZXI8L0F1dGhvcj48WWVhcj4xOTkwPC9ZZWFyPjxS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</w:fldData>
        </w:fldChar>
      </w:r>
      <w:r w:rsidR="001D7F73" w:rsidRPr="00DC6DFA">
        <w:rPr>
          <w:lang w:val="en-GB"/>
        </w:rPr>
        <w:instrText xml:space="preserve"> ADDIN EN.CITE </w:instrText>
      </w:r>
      <w:r w:rsidR="001D7F73" w:rsidRPr="00DC6DFA">
        <w:rPr>
          <w:lang w:val="en-GB"/>
        </w:rPr>
        <w:fldChar w:fldCharType="begin">
          <w:fldData xml:space="preserve">PEVuZE5vdGU+PENpdGU+PEF1dGhvcj5XaW50ZXI8L0F1dGhvcj48WWVhcj4xOTkwPC9ZZWFyPjxS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</w:fldData>
        </w:fldChar>
      </w:r>
      <w:r w:rsidR="001D7F73" w:rsidRPr="00DC6DFA">
        <w:rPr>
          <w:lang w:val="en-GB"/>
        </w:rPr>
        <w:instrText xml:space="preserve"> ADDIN EN.CITE.DATA </w:instrText>
      </w:r>
      <w:r w:rsidR="001D7F73" w:rsidRPr="00DC6DFA">
        <w:rPr>
          <w:lang w:val="en-GB"/>
        </w:rPr>
      </w:r>
      <w:r w:rsidR="001D7F73" w:rsidRPr="00DC6DFA">
        <w:rPr>
          <w:lang w:val="en-GB"/>
        </w:rPr>
        <w:fldChar w:fldCharType="end"/>
      </w:r>
      <w:r w:rsidR="001D7F73" w:rsidRPr="00DC6DFA">
        <w:rPr>
          <w:lang w:val="en-GB"/>
        </w:rPr>
      </w:r>
      <w:r w:rsidR="001D7F73" w:rsidRPr="00DC6DFA">
        <w:rPr>
          <w:lang w:val="en-GB"/>
        </w:rPr>
        <w:fldChar w:fldCharType="separate"/>
      </w:r>
      <w:r w:rsidR="001D7F73" w:rsidRPr="00DC6DFA">
        <w:rPr>
          <w:lang w:val="en-GB"/>
        </w:rPr>
        <w:t xml:space="preserve">[e.g. </w:t>
      </w:r>
      <w:hyperlink w:anchor="_ENREF_34" w:tooltip="Winter, 1990 #7094" w:history="1">
        <w:r w:rsidR="00123156" w:rsidRPr="00DC6DFA">
          <w:rPr>
            <w:lang w:val="en-GB"/>
          </w:rPr>
          <w:t>34</w:t>
        </w:r>
      </w:hyperlink>
      <w:r w:rsidR="001D7F73" w:rsidRPr="00DC6DFA">
        <w:rPr>
          <w:lang w:val="en-GB"/>
        </w:rPr>
        <w:t xml:space="preserve">, </w:t>
      </w:r>
      <w:hyperlink w:anchor="_ENREF_35" w:tooltip="Heil, 2011 #7095" w:history="1">
        <w:r w:rsidR="00123156" w:rsidRPr="00DC6DFA">
          <w:rPr>
            <w:lang w:val="en-GB"/>
          </w:rPr>
          <w:t>35</w:t>
        </w:r>
      </w:hyperlink>
      <w:r w:rsidR="001D7F73" w:rsidRPr="00DC6DFA">
        <w:rPr>
          <w:lang w:val="en-GB"/>
        </w:rPr>
        <w:t>]</w:t>
      </w:r>
      <w:r w:rsidR="001D7F73" w:rsidRPr="00DC6DFA">
        <w:rPr>
          <w:lang w:val="en-GB"/>
        </w:rPr>
        <w:fldChar w:fldCharType="end"/>
      </w:r>
      <w:r w:rsidR="0032114A" w:rsidRPr="00DC6DFA">
        <w:rPr>
          <w:lang w:val="en-GB"/>
        </w:rPr>
        <w:t>.</w:t>
      </w:r>
      <w:r w:rsidR="0032114A" w:rsidRPr="00DC6DFA">
        <w:rPr>
          <w:rFonts w:cs="HelveticaNeue-Medium"/>
          <w:bCs/>
          <w:color w:val="auto"/>
          <w:lang w:val="en-GB"/>
        </w:rPr>
        <w:t xml:space="preserve"> </w:t>
      </w:r>
      <w:r w:rsidR="00980BD7" w:rsidRPr="00DC6DFA">
        <w:rPr>
          <w:lang w:val="en-GB"/>
        </w:rPr>
        <w:t xml:space="preserve">Each </w:t>
      </w:r>
      <w:r w:rsidR="007110FD" w:rsidRPr="00DC6DFA">
        <w:rPr>
          <w:lang w:val="en-GB"/>
        </w:rPr>
        <w:t xml:space="preserve">type of </w:t>
      </w:r>
      <w:r w:rsidR="001E2410" w:rsidRPr="00DC6DFA">
        <w:rPr>
          <w:lang w:val="en-GB"/>
        </w:rPr>
        <w:t xml:space="preserve">bipolar </w:t>
      </w:r>
      <w:r w:rsidR="001D7F73" w:rsidRPr="00DC6DFA">
        <w:rPr>
          <w:lang w:val="en-GB"/>
        </w:rPr>
        <w:fldChar w:fldCharType="begin"/>
      </w:r>
      <w:r w:rsidR="001D7F73" w:rsidRPr="00DC6DFA">
        <w:rPr>
          <w:lang w:val="en-GB"/>
        </w:rPr>
        <w:instrText xml:space="preserve"> ADDIN EN.CITE &lt;EndNote&gt;&lt;Cite&gt;&lt;Author&gt;DeVries&lt;/Author&gt;&lt;Year&gt;2000&lt;/Year&gt;&lt;RecNum&gt;7081&lt;/RecNum&gt;&lt;DisplayText&gt;[33]&lt;/DisplayText&gt;&lt;record&gt;&lt;rec-number&gt;7081&lt;/rec-number&gt;&lt;foreign-keys&gt;&lt;key app="EN" db-id="fd5t2r59ttdwx3e00fn522dstxa5prvf2zvt"&gt;7081&lt;/key&gt;&lt;/foreign-keys&gt;&lt;ref-type name="Journal Article"&gt;17&lt;/ref-type&gt;&lt;contributors&gt;&lt;authors&gt;&lt;author&gt;DeVries, Steven H.&lt;/author&gt;&lt;/authors&gt;&lt;/contributors&gt;&lt;titles&gt;&lt;title&gt;Bipolar Cells Use Kainate and AMPA Receptors to Filter Visual Information into Separate Channels&lt;/title&gt;&lt;secondary-title&gt;Neuron&lt;/secondary-title&gt;&lt;/titles&gt;&lt;periodical&gt;&lt;full-title&gt;Neuron&lt;/full-title&gt;&lt;/periodical&gt;&lt;pages&gt;847-856&lt;/pages&gt;&lt;volume&gt;28&lt;/volume&gt;&lt;number&gt;3&lt;/number&gt;&lt;dates&gt;&lt;year&gt;2000&lt;/year&gt;&lt;/dates&gt;&lt;publisher&gt;Elsevier&lt;/publisher&gt;&lt;isbn&gt;08966273&lt;/isbn&gt;&lt;urls&gt;&lt;related-urls&gt;&lt;url&gt;http://www.cell.com/neuron/abstract/S0896-6273(00)00158-6&lt;/url&gt;&lt;/related-urls&gt;&lt;/urls&gt;&lt;electronic-resource-num&gt;10.1016/s0896-6273(00)00158-6&lt;/electronic-resource-num&gt;&lt;access-date&gt;2015/01/15&lt;/access-date&gt;&lt;/record&gt;&lt;/Cite&gt;&lt;/EndNote&gt;</w:instrText>
      </w:r>
      <w:r w:rsidR="001D7F73" w:rsidRPr="00DC6DFA">
        <w:rPr>
          <w:lang w:val="en-GB"/>
        </w:rPr>
        <w:fldChar w:fldCharType="separate"/>
      </w:r>
      <w:r w:rsidR="001D7F73" w:rsidRPr="00DC6DFA">
        <w:rPr>
          <w:lang w:val="en-GB"/>
        </w:rPr>
        <w:t>[</w:t>
      </w:r>
      <w:hyperlink w:anchor="_ENREF_33" w:tooltip="DeVries, 2000 #7081" w:history="1">
        <w:r w:rsidR="00123156" w:rsidRPr="00DC6DFA">
          <w:rPr>
            <w:lang w:val="en-GB"/>
          </w:rPr>
          <w:t>33</w:t>
        </w:r>
      </w:hyperlink>
      <w:r w:rsidR="001D7F73" w:rsidRPr="00DC6DFA">
        <w:rPr>
          <w:lang w:val="en-GB"/>
        </w:rPr>
        <w:t>]</w:t>
      </w:r>
      <w:r w:rsidR="001D7F73" w:rsidRPr="00DC6DFA">
        <w:rPr>
          <w:lang w:val="en-GB"/>
        </w:rPr>
        <w:fldChar w:fldCharType="end"/>
      </w:r>
      <w:r w:rsidR="001E2410" w:rsidRPr="00DC6DFA">
        <w:rPr>
          <w:lang w:val="en-GB"/>
        </w:rPr>
        <w:t xml:space="preserve"> and ganglion </w:t>
      </w:r>
      <w:r w:rsidR="0032114A" w:rsidRPr="00DC6DFA">
        <w:rPr>
          <w:lang w:val="en-GB"/>
        </w:rPr>
        <w:t xml:space="preserve">cell </w:t>
      </w:r>
      <w:r w:rsidR="00980BD7" w:rsidRPr="00DC6DFA">
        <w:rPr>
          <w:lang w:val="en-GB"/>
        </w:rPr>
        <w:t xml:space="preserve">has strikingly different functional properties and carries distinct information </w:t>
      </w:r>
      <w:r w:rsidR="00483E3D" w:rsidRPr="00DC6DFA">
        <w:rPr>
          <w:lang w:val="en-GB"/>
        </w:rPr>
        <w:t xml:space="preserve">about the visual input </w:t>
      </w:r>
      <w:r w:rsidR="001D7F73" w:rsidRPr="00DC6DFA">
        <w:rPr>
          <w:lang w:val="en-GB"/>
        </w:rPr>
        <w:fldChar w:fldCharType="begin"/>
      </w:r>
      <w:r w:rsidR="001D7F73" w:rsidRPr="00DC6DFA">
        <w:rPr>
          <w:lang w:val="en-GB"/>
        </w:rPr>
        <w:instrText xml:space="preserve"> ADDIN EN.CITE &lt;EndNote&gt;&lt;Cite&gt;&lt;Author&gt;Dacey&lt;/Author&gt;&lt;Year&gt;2004&lt;/Year&gt;&lt;RecNum&gt;7107&lt;/RecNum&gt;&lt;DisplayText&gt;[32]&lt;/DisplayText&gt;&lt;record&gt;&lt;rec-number&gt;7107&lt;/rec-number&gt;&lt;foreign-keys&gt;&lt;key app="EN" db-id="fd5t2r59ttdwx3e00fn522dstxa5prvf2zvt"&gt;7107&lt;/key&gt;&lt;/foreign-keys&gt;&lt;ref-type name="Book Section"&gt;5&lt;/ref-type&gt;&lt;contributors&gt;&lt;authors&gt;&lt;author&gt;Dacey, Dennis&lt;/author&gt;&lt;/authors&gt;&lt;secondary-authors&gt;&lt;author&gt;Gazzaniga, Michael S.&lt;/author&gt;&lt;/secondary-authors&gt;&lt;/contributors&gt;&lt;titles&gt;&lt;title&gt;20 Origins of Perception: Retinal Ganglion Cell Diversity and the Creation of Parallel Visual Pathways&lt;/title&gt;&lt;secondary-title&gt;The Cognitive Neurosciences Iii&lt;/secondary-title&gt;&lt;/titles&gt;&lt;pages&gt;281&lt;/pages&gt;&lt;dates&gt;&lt;year&gt;2004&lt;/year&gt;&lt;/dates&gt;&lt;publisher&gt;Mit Press&lt;/publisher&gt;&lt;urls&gt;&lt;/urls&gt;&lt;/record&gt;&lt;/Cite&gt;&lt;/EndNote&gt;</w:instrText>
      </w:r>
      <w:r w:rsidR="001D7F73" w:rsidRPr="00DC6DFA">
        <w:rPr>
          <w:lang w:val="en-GB"/>
        </w:rPr>
        <w:fldChar w:fldCharType="separate"/>
      </w:r>
      <w:r w:rsidR="001D7F73" w:rsidRPr="00DC6DFA">
        <w:rPr>
          <w:lang w:val="en-GB"/>
        </w:rPr>
        <w:t>[</w:t>
      </w:r>
      <w:hyperlink w:anchor="_ENREF_32" w:tooltip="Dacey, 2004 #7107" w:history="1">
        <w:r w:rsidR="00123156" w:rsidRPr="00DC6DFA">
          <w:rPr>
            <w:lang w:val="en-GB"/>
          </w:rPr>
          <w:t>32</w:t>
        </w:r>
      </w:hyperlink>
      <w:r w:rsidR="001D7F73" w:rsidRPr="00DC6DFA">
        <w:rPr>
          <w:lang w:val="en-GB"/>
        </w:rPr>
        <w:t>]</w:t>
      </w:r>
      <w:r w:rsidR="001D7F73" w:rsidRPr="00DC6DFA">
        <w:rPr>
          <w:lang w:val="en-GB"/>
        </w:rPr>
        <w:fldChar w:fldCharType="end"/>
      </w:r>
      <w:r w:rsidR="001E2410" w:rsidRPr="00DC6DFA">
        <w:rPr>
          <w:lang w:val="en-GB"/>
        </w:rPr>
        <w:t xml:space="preserve">. </w:t>
      </w:r>
      <w:r w:rsidR="009531FD" w:rsidRPr="00DC6DFA">
        <w:rPr>
          <w:lang w:val="en-GB"/>
        </w:rPr>
        <w:t>In the c</w:t>
      </w:r>
      <w:r w:rsidR="007110FD" w:rsidRPr="00DC6DFA">
        <w:rPr>
          <w:lang w:val="en-GB"/>
        </w:rPr>
        <w:t xml:space="preserve">ase of ganglion cells, these cell </w:t>
      </w:r>
      <w:r w:rsidR="009531FD" w:rsidRPr="00DC6DFA">
        <w:rPr>
          <w:lang w:val="en-GB"/>
        </w:rPr>
        <w:t xml:space="preserve">types form orderly </w:t>
      </w:r>
      <w:r w:rsidR="007110FD" w:rsidRPr="00DC6DFA">
        <w:rPr>
          <w:lang w:val="en-GB"/>
        </w:rPr>
        <w:t>mosaics</w:t>
      </w:r>
      <w:r w:rsidR="00D77E8D" w:rsidRPr="00DC6DFA">
        <w:rPr>
          <w:lang w:val="en-GB"/>
        </w:rPr>
        <w:t xml:space="preserve"> </w:t>
      </w:r>
      <w:r w:rsidR="001D7F73" w:rsidRPr="00DC6DFA">
        <w:rPr>
          <w:lang w:val="en-GB"/>
        </w:rPr>
        <w:fldChar w:fldCharType="begin">
          <w:fldData xml:space="preserve">PEVuZE5vdGU+PENpdGU+PEF1dGhvcj5GaWVsZDwvQXV0aG9yPjxZZWFyPjIwMTA8L1llYXI+PFJl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</w:fldData>
        </w:fldChar>
      </w:r>
      <w:r w:rsidR="001D7F73" w:rsidRPr="00DC6DFA">
        <w:rPr>
          <w:lang w:val="en-GB"/>
        </w:rPr>
        <w:instrText xml:space="preserve"> ADDIN EN.CITE </w:instrText>
      </w:r>
      <w:r w:rsidR="001D7F73" w:rsidRPr="00DC6DFA">
        <w:rPr>
          <w:lang w:val="en-GB"/>
        </w:rPr>
        <w:fldChar w:fldCharType="begin">
          <w:fldData xml:space="preserve">PEVuZE5vdGU+PENpdGU+PEF1dGhvcj5GaWVsZDwvQXV0aG9yPjxZZWFyPjIwMTA8L1llYXI+PFJl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</w:fldData>
        </w:fldChar>
      </w:r>
      <w:r w:rsidR="001D7F73" w:rsidRPr="00DC6DFA">
        <w:rPr>
          <w:lang w:val="en-GB"/>
        </w:rPr>
        <w:instrText xml:space="preserve"> ADDIN EN.CITE.DATA </w:instrText>
      </w:r>
      <w:r w:rsidR="001D7F73" w:rsidRPr="00DC6DFA">
        <w:rPr>
          <w:lang w:val="en-GB"/>
        </w:rPr>
      </w:r>
      <w:r w:rsidR="001D7F73" w:rsidRPr="00DC6DFA">
        <w:rPr>
          <w:lang w:val="en-GB"/>
        </w:rPr>
        <w:fldChar w:fldCharType="end"/>
      </w:r>
      <w:r w:rsidR="001D7F73" w:rsidRPr="00DC6DFA">
        <w:rPr>
          <w:lang w:val="en-GB"/>
        </w:rPr>
      </w:r>
      <w:r w:rsidR="001D7F73" w:rsidRPr="00DC6DFA">
        <w:rPr>
          <w:lang w:val="en-GB"/>
        </w:rPr>
        <w:fldChar w:fldCharType="separate"/>
      </w:r>
      <w:r w:rsidR="001D7F73" w:rsidRPr="00DC6DFA">
        <w:rPr>
          <w:lang w:val="en-GB"/>
        </w:rPr>
        <w:t>[</w:t>
      </w:r>
      <w:hyperlink w:anchor="_ENREF_36" w:tooltip="Field, 2010 #6983" w:history="1">
        <w:r w:rsidR="00123156" w:rsidRPr="00DC6DFA">
          <w:rPr>
            <w:lang w:val="en-GB"/>
          </w:rPr>
          <w:t>36-39</w:t>
        </w:r>
      </w:hyperlink>
      <w:r w:rsidR="001D7F73" w:rsidRPr="00DC6DFA">
        <w:rPr>
          <w:lang w:val="en-GB"/>
        </w:rPr>
        <w:t>]</w:t>
      </w:r>
      <w:r w:rsidR="001D7F73" w:rsidRPr="00DC6DFA">
        <w:rPr>
          <w:lang w:val="en-GB"/>
        </w:rPr>
        <w:fldChar w:fldCharType="end"/>
      </w:r>
      <w:r w:rsidR="007110FD" w:rsidRPr="00DC6DFA">
        <w:rPr>
          <w:lang w:val="en-GB"/>
        </w:rPr>
        <w:t>,</w:t>
      </w:r>
      <w:r w:rsidR="001E2410" w:rsidRPr="00DC6DFA">
        <w:rPr>
          <w:lang w:val="en-GB"/>
        </w:rPr>
        <w:t xml:space="preserve"> </w:t>
      </w:r>
      <w:r w:rsidR="009531FD" w:rsidRPr="00DC6DFA">
        <w:rPr>
          <w:lang w:val="en-GB"/>
        </w:rPr>
        <w:t>such that a given location in the visual field is re</w:t>
      </w:r>
      <w:r w:rsidR="007110FD" w:rsidRPr="00DC6DFA">
        <w:rPr>
          <w:lang w:val="en-GB"/>
        </w:rPr>
        <w:t xml:space="preserve">presented by a wide range of cell </w:t>
      </w:r>
      <w:r w:rsidR="009531FD" w:rsidRPr="00DC6DFA">
        <w:rPr>
          <w:lang w:val="en-GB"/>
        </w:rPr>
        <w:t>types</w:t>
      </w:r>
      <w:ins w:id="6" w:author="IONE FINE" w:date="2015-03-23T13:31:00Z">
        <w:r w:rsidR="004D2756">
          <w:rPr>
            <w:lang w:val="en-GB"/>
          </w:rPr>
          <w:t xml:space="preserve"> whose responses to a given stimulus vary dramatically (indeed </w:t>
        </w:r>
      </w:ins>
      <w:ins w:id="7" w:author="IONE FINE" w:date="2015-03-23T13:42:00Z">
        <w:r w:rsidR="00B72ACF">
          <w:rPr>
            <w:lang w:val="en-GB"/>
          </w:rPr>
          <w:t>stimuli that induce firing</w:t>
        </w:r>
      </w:ins>
      <w:ins w:id="8" w:author="IONE FINE" w:date="2015-03-23T13:31:00Z">
        <w:r w:rsidR="004D2756">
          <w:rPr>
            <w:lang w:val="en-GB"/>
          </w:rPr>
          <w:t xml:space="preserve"> in ON-centre </w:t>
        </w:r>
      </w:ins>
      <w:ins w:id="9" w:author="IONE FINE" w:date="2015-03-23T13:43:00Z">
        <w:r w:rsidR="00B72ACF">
          <w:rPr>
            <w:lang w:val="en-GB"/>
          </w:rPr>
          <w:t>pathways tend to suppress</w:t>
        </w:r>
      </w:ins>
      <w:ins w:id="10" w:author="IONE FINE" w:date="2015-03-23T13:31:00Z">
        <w:r w:rsidR="004D2756">
          <w:rPr>
            <w:lang w:val="en-GB"/>
          </w:rPr>
          <w:t xml:space="preserve"> OFF-centre pathways </w:t>
        </w:r>
      </w:ins>
      <w:ins w:id="11" w:author="IONE FINE" w:date="2015-03-23T13:43:00Z">
        <w:r w:rsidR="00B72ACF">
          <w:rPr>
            <w:lang w:val="en-GB"/>
          </w:rPr>
          <w:t>and vice versa</w:t>
        </w:r>
      </w:ins>
      <w:ins w:id="12" w:author="IONE FINE" w:date="2015-03-23T13:31:00Z">
        <w:r w:rsidR="004D2756">
          <w:rPr>
            <w:lang w:val="en-GB"/>
          </w:rPr>
          <w:t>)</w:t>
        </w:r>
      </w:ins>
      <w:r w:rsidR="009531FD" w:rsidRPr="00DC6DFA">
        <w:rPr>
          <w:lang w:val="en-GB"/>
        </w:rPr>
        <w:t xml:space="preserve">. </w:t>
      </w:r>
    </w:p>
    <w:p w14:paraId="511719EE" w14:textId="210FB35E" w:rsidR="00D35D44" w:rsidRPr="00A622CC" w:rsidRDefault="004D2756" w:rsidP="008400BD">
      <w:pPr>
        <w:rPr>
          <w:color w:val="auto"/>
          <w:lang w:val="en-GB"/>
        </w:rPr>
      </w:pPr>
      <w:r w:rsidRPr="00DC6DFA">
        <w:rPr>
          <w:lang w:val="en-GB"/>
        </w:rPr>
        <w:t xml:space="preserve">Although the functional properties and cortical projections of many (though not all) of these cell types have been described, there is still much to be learned about how the information from these different retinal representations are combined at later stages of processing </w:t>
      </w:r>
      <w:r w:rsidRPr="00DC6DFA">
        <w:rPr>
          <w:lang w:val="en-GB"/>
        </w:rPr>
        <w:fldChar w:fldCharType="begin"/>
      </w:r>
      <w:r w:rsidRPr="00DC6DFA">
        <w:rPr>
          <w:lang w:val="en-GB"/>
        </w:rPr>
        <w:instrText xml:space="preserve"> ADDIN EN.CITE &lt;EndNote&gt;&lt;Cite&gt;&lt;Author&gt;Callaway&lt;/Author&gt;&lt;Year&gt;2005&lt;/Year&gt;&lt;RecNum&gt;7096&lt;/RecNum&gt;&lt;Prefix&gt;see &lt;/Prefix&gt;&lt;Suffix&gt;`, for a review&lt;/Suffix&gt;&lt;DisplayText&gt;[see 40, for a review]&lt;/DisplayText&gt;&lt;record&gt;&lt;rec-number&gt;7096&lt;/rec-number&gt;&lt;foreign-keys&gt;&lt;key app="EN" db-id="fd5t2r59ttdwx3e00fn522dstxa5prvf2zvt"&gt;7096&lt;/key&gt;&lt;/foreign-keys&gt;&lt;ref-type name="Journal Article"&gt;17&lt;/ref-type&gt;&lt;contributors&gt;&lt;authors&gt;&lt;author&gt;Callaway, Edward M.&lt;/author&gt;&lt;/authors&gt;&lt;/contributors&gt;&lt;titles&gt;&lt;title&gt;Structure and function of parallel pathways in the primate early visual system&lt;/title&gt;&lt;secondary-title&gt;The Journal of physiology&lt;/secondary-title&gt;&lt;/titles&gt;&lt;periodical&gt;&lt;full-title&gt;The Journal of physiology&lt;/full-title&gt;&lt;/periodical&gt;&lt;pages&gt;13-19&lt;/pages&gt;&lt;volume&gt;566&lt;/volume&gt;&lt;number&gt;Pt 1&lt;/number&gt;&lt;dates&gt;&lt;year&gt;2005&lt;/year&gt;&lt;/dates&gt;&lt;publisher&gt;Blackwell Science Inc&lt;/publisher&gt;&lt;isbn&gt;0022-3751&amp;#xD;1469-7793&lt;/isbn&gt;&lt;accession-num&gt;PMC1464718&lt;/accession-num&gt;&lt;urls&gt;&lt;related-urls&gt;&lt;url&gt;http://www.ncbi.nlm.nih.gov/pmc/articles/PMC1464718/&lt;/url&gt;&lt;/related-urls&gt;&lt;/urls&gt;&lt;electronic-resource-num&gt;10.1113/jphysiol.2005.088047&lt;/electronic-resource-num&gt;&lt;remote-database-name&gt;Pmc&lt;/remote-database-name&gt;&lt;/record&gt;&lt;/Cite&gt;&lt;/EndNote&gt;</w:instrText>
      </w:r>
      <w:r w:rsidRPr="00DC6DFA">
        <w:rPr>
          <w:lang w:val="en-GB"/>
        </w:rPr>
        <w:fldChar w:fldCharType="separate"/>
      </w:r>
      <w:r w:rsidRPr="00DC6DFA">
        <w:rPr>
          <w:lang w:val="en-GB"/>
        </w:rPr>
        <w:t>[</w:t>
      </w:r>
      <w:hyperlink w:anchor="_ENREF_40" w:tooltip="Callaway, 2005 #7096" w:history="1">
        <w:r w:rsidR="00123156" w:rsidRPr="00DC6DFA">
          <w:rPr>
            <w:lang w:val="en-GB"/>
          </w:rPr>
          <w:t>see 40, for a review</w:t>
        </w:r>
      </w:hyperlink>
      <w:r w:rsidRPr="00DC6DFA">
        <w:rPr>
          <w:lang w:val="en-GB"/>
        </w:rPr>
        <w:t>]</w:t>
      </w:r>
      <w:r w:rsidRPr="00DC6DFA">
        <w:rPr>
          <w:lang w:val="en-GB"/>
        </w:rPr>
        <w:fldChar w:fldCharType="end"/>
      </w:r>
      <w:r w:rsidRPr="00DC6DFA">
        <w:rPr>
          <w:lang w:val="en-GB"/>
        </w:rPr>
        <w:t xml:space="preserve">. </w:t>
      </w:r>
      <w:r>
        <w:rPr>
          <w:lang w:val="en-GB"/>
        </w:rPr>
        <w:t xml:space="preserve">One reason for this is </w:t>
      </w:r>
      <w:r>
        <w:rPr>
          <w:color w:val="auto"/>
          <w:lang w:val="en-GB"/>
        </w:rPr>
        <w:t>despite</w:t>
      </w:r>
      <w:r w:rsidRPr="00DC6DFA">
        <w:rPr>
          <w:color w:val="auto"/>
          <w:lang w:val="en-GB"/>
        </w:rPr>
        <w:t xml:space="preserve"> rapid progress </w:t>
      </w:r>
      <w:r w:rsidRPr="00DC6DFA">
        <w:rPr>
          <w:color w:val="auto"/>
          <w:lang w:val="en-GB"/>
        </w:rPr>
        <w:fldChar w:fldCharType="begin"/>
      </w:r>
      <w:r w:rsidRPr="00DC6DFA">
        <w:rPr>
          <w:color w:val="auto"/>
          <w:lang w:val="en-GB"/>
        </w:rPr>
        <w:instrText xml:space="preserve"> ADDIN EN.CITE &lt;EndNote&gt;&lt;Cite&gt;&lt;Author&gt;Berdyyeva&lt;/Author&gt;&lt;Year&gt;2009&lt;/Year&gt;&lt;RecNum&gt;7118&lt;/RecNum&gt;&lt;DisplayText&gt;[41]&lt;/DisplayText&gt;&lt;record&gt;&lt;rec-number&gt;7118&lt;/rec-number&gt;&lt;foreign-keys&gt;&lt;key app="EN" db-id="fd5t2r59ttdwx3e00fn522dstxa5prvf2zvt"&gt;7118&lt;/key&gt;&lt;/foreign-keys&gt;&lt;ref-type name="Journal Article"&gt;17&lt;/ref-type&gt;&lt;contributors&gt;&lt;authors&gt;&lt;author&gt;Berdyyeva, T. K.&lt;/author&gt;&lt;author&gt;Reynolds, J. H.&lt;/author&gt;&lt;/authors&gt;&lt;/contributors&gt;&lt;auth-address&gt;Systems Neurobiology Laboratory, The Salk Institute, 10010 North Torrey Pines Road, La Jolla, CA 92037-1099, USA. tamara@salk.edu&lt;/auth-address&gt;&lt;titles&gt;&lt;title&gt;The dawning of primate optogenetics&lt;/title&gt;&lt;secondary-title&gt;Neuron&lt;/secondary-title&gt;&lt;alt-title&gt;Neuron&lt;/alt-title&gt;&lt;/titles&gt;&lt;periodical&gt;&lt;full-title&gt;Neuron&lt;/full-title&gt;&lt;/periodical&gt;&lt;alt-periodical&gt;&lt;full-title&gt;Neuron&lt;/full-title&gt;&lt;/alt-periodical&gt;&lt;pages&gt;159-60&lt;/pages&gt;&lt;volume&gt;62&lt;/volume&gt;&lt;number&gt;2&lt;/number&gt;&lt;edition&gt;2009/05/05&lt;/edition&gt;&lt;keywords&gt;&lt;keyword&gt;Animals&lt;/keyword&gt;&lt;keyword&gt;Macaca mulatta/*physiology&lt;/keyword&gt;&lt;keyword&gt;*Models, Animal&lt;/keyword&gt;&lt;keyword&gt;Neocortex/cytology&lt;/keyword&gt;&lt;keyword&gt;Photic Stimulation/methods&lt;/keyword&gt;&lt;keyword&gt;Rhodopsin/*genetics/metabolism&lt;/keyword&gt;&lt;keyword&gt;Sensory Receptor Cells/*physiology&lt;/keyword&gt;&lt;keyword&gt;Visual Pathways/*physiology&lt;/keyword&gt;&lt;/keywords&gt;&lt;dates&gt;&lt;year&gt;2009&lt;/year&gt;&lt;pub-dates&gt;&lt;date&gt;Apr 30&lt;/date&gt;&lt;/pub-dates&gt;&lt;/dates&gt;&lt;isbn&gt;1097-4199 (Electronic)&amp;#xD;0896-6273 (Linking)&lt;/isbn&gt;&lt;accession-num&gt;19409258&lt;/accession-num&gt;&lt;work-type&gt;Comment&lt;/work-type&gt;&lt;urls&gt;&lt;related-urls&gt;&lt;url&gt;http://www.ncbi.nlm.nih.gov/pubmed/19409258&lt;/url&gt;&lt;/related-urls&gt;&lt;/urls&gt;&lt;electronic-resource-num&gt;10.1016/j.neuron.2009.04.011&lt;/electronic-resource-num&gt;&lt;language&gt;eng&lt;/language&gt;&lt;/record&gt;&lt;/Cite&gt;&lt;/EndNote&gt;</w:instrText>
      </w:r>
      <w:r w:rsidRPr="00DC6DFA">
        <w:rPr>
          <w:color w:val="auto"/>
          <w:lang w:val="en-GB"/>
        </w:rPr>
        <w:fldChar w:fldCharType="separate"/>
      </w:r>
      <w:r w:rsidRPr="00DC6DFA">
        <w:rPr>
          <w:color w:val="auto"/>
          <w:lang w:val="en-GB"/>
        </w:rPr>
        <w:t>[</w:t>
      </w:r>
      <w:hyperlink w:anchor="_ENREF_41" w:tooltip="Berdyyeva, 2009 #7118" w:history="1">
        <w:r w:rsidR="00123156" w:rsidRPr="00DC6DFA">
          <w:rPr>
            <w:color w:val="auto"/>
            <w:lang w:val="en-GB"/>
          </w:rPr>
          <w:t>41</w:t>
        </w:r>
      </w:hyperlink>
      <w:r w:rsidRPr="00DC6DFA">
        <w:rPr>
          <w:color w:val="auto"/>
          <w:lang w:val="en-GB"/>
        </w:rPr>
        <w:t>]</w:t>
      </w:r>
      <w:r w:rsidRPr="00DC6DFA">
        <w:rPr>
          <w:color w:val="auto"/>
          <w:lang w:val="en-GB"/>
        </w:rPr>
        <w:fldChar w:fldCharType="end"/>
      </w:r>
      <w:r w:rsidRPr="00DC6DFA">
        <w:rPr>
          <w:color w:val="auto"/>
          <w:lang w:val="en-GB"/>
        </w:rPr>
        <w:t xml:space="preserve">, it remains extremely difficult to selectively stimulate or block particular cell types or ON- or OFF-centre cells, </w:t>
      </w:r>
      <w:r w:rsidRPr="00DC6DFA">
        <w:rPr>
          <w:color w:val="auto"/>
          <w:lang w:val="en-GB"/>
        </w:rPr>
        <w:lastRenderedPageBreak/>
        <w:t>especially in primates.</w:t>
      </w:r>
      <w:r>
        <w:rPr>
          <w:color w:val="auto"/>
          <w:lang w:val="en-GB"/>
        </w:rPr>
        <w:t xml:space="preserve"> </w:t>
      </w:r>
      <w:r w:rsidRPr="00DC6DFA">
        <w:rPr>
          <w:lang w:val="en-GB"/>
        </w:rPr>
        <w:t xml:space="preserve">However it is clear that these representations are not independent </w:t>
      </w:r>
      <w:r w:rsidRPr="00DC6DFA">
        <w:rPr>
          <w:lang w:val="en-GB"/>
        </w:rPr>
        <w:fldChar w:fldCharType="begin">
          <w:fldData xml:space="preserve">PEVuZE5vdGU+PENpdGU+PEF1dGhvcj5NYXN0cm9uYXJkZTwvQXV0aG9yPjxZZWFyPjE5ODM8L1ll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</w:fldData>
        </w:fldChar>
      </w:r>
      <w:r w:rsidRPr="00DC6DFA">
        <w:rPr>
          <w:lang w:val="en-GB"/>
        </w:rPr>
        <w:instrText xml:space="preserve"> ADDIN EN.CITE </w:instrText>
      </w:r>
      <w:r w:rsidRPr="00DC6DFA">
        <w:rPr>
          <w:lang w:val="en-GB"/>
        </w:rPr>
        <w:fldChar w:fldCharType="begin">
          <w:fldData xml:space="preserve">PEVuZE5vdGU+PENpdGU+PEF1dGhvcj5NYXN0cm9uYXJkZTwvQXV0aG9yPjxZZWFyPjE5ODM8L1ll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</w:fldData>
        </w:fldChar>
      </w:r>
      <w:r w:rsidRPr="00DC6DFA">
        <w:rPr>
          <w:lang w:val="en-GB"/>
        </w:rPr>
        <w:instrText xml:space="preserve"> ADDIN EN.CITE.DATA </w:instrText>
      </w:r>
      <w:r w:rsidRPr="00DC6DFA">
        <w:rPr>
          <w:lang w:val="en-GB"/>
        </w:rPr>
      </w:r>
      <w:r w:rsidRPr="00DC6DFA">
        <w:rPr>
          <w:lang w:val="en-GB"/>
        </w:rPr>
        <w:fldChar w:fldCharType="end"/>
      </w:r>
      <w:r w:rsidRPr="00DC6DFA">
        <w:rPr>
          <w:lang w:val="en-GB"/>
        </w:rPr>
      </w:r>
      <w:r w:rsidRPr="00DC6DFA">
        <w:rPr>
          <w:lang w:val="en-GB"/>
        </w:rPr>
        <w:fldChar w:fldCharType="separate"/>
      </w:r>
      <w:r w:rsidRPr="00DC6DFA">
        <w:rPr>
          <w:lang w:val="en-GB"/>
        </w:rPr>
        <w:t>[</w:t>
      </w:r>
      <w:hyperlink w:anchor="_ENREF_42" w:tooltip="Mastronarde, 1983 #7109" w:history="1">
        <w:r w:rsidR="00123156" w:rsidRPr="00DC6DFA">
          <w:rPr>
            <w:lang w:val="en-GB"/>
          </w:rPr>
          <w:t>42</w:t>
        </w:r>
      </w:hyperlink>
      <w:r w:rsidRPr="00DC6DFA">
        <w:rPr>
          <w:lang w:val="en-GB"/>
        </w:rPr>
        <w:t xml:space="preserve">, </w:t>
      </w:r>
      <w:hyperlink w:anchor="_ENREF_43" w:tooltip="Shlens, 2006 #7111" w:history="1">
        <w:r w:rsidR="00123156" w:rsidRPr="00DC6DFA">
          <w:rPr>
            <w:lang w:val="en-GB"/>
          </w:rPr>
          <w:t>43</w:t>
        </w:r>
      </w:hyperlink>
      <w:r w:rsidRPr="00DC6DFA">
        <w:rPr>
          <w:lang w:val="en-GB"/>
        </w:rPr>
        <w:t>]</w:t>
      </w:r>
      <w:r w:rsidRPr="00DC6DFA">
        <w:rPr>
          <w:lang w:val="en-GB"/>
        </w:rPr>
        <w:fldChar w:fldCharType="end"/>
      </w:r>
      <w:r w:rsidRPr="00DC6DFA">
        <w:rPr>
          <w:lang w:val="en-GB"/>
        </w:rPr>
        <w:t xml:space="preserve"> and are often (likely due to the rectified nature of neural responses) complementary. This diversity of representation within bipolar and ganglion cells has significant implications for sight recovery technologies</w:t>
      </w:r>
      <w:r>
        <w:rPr>
          <w:lang w:val="en-GB"/>
        </w:rPr>
        <w:t xml:space="preserve">. </w:t>
      </w:r>
      <w:r w:rsidRPr="00DC6DFA">
        <w:rPr>
          <w:rFonts w:cstheme="minorHAnsi"/>
          <w:lang w:val="en-GB"/>
        </w:rPr>
        <w:t xml:space="preserve">Although optogenetics and small molecule photoswitches can be targeted with varying degrees of cell specificity (e.g. to cones </w:t>
      </w:r>
      <w:r w:rsidRPr="00DC6DFA">
        <w:rPr>
          <w:lang w:val="en-GB"/>
        </w:rPr>
        <w:fldChar w:fldCharType="begin">
          <w:fldData xml:space="preserve">PEVuZE5vdGU+PENpdGU+PEF1dGhvcj5CdXNza2FtcDwvQXV0aG9yPjxZZWFyPjIwMTA8L1llYXI+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==
</w:fldData>
        </w:fldChar>
      </w:r>
      <w:r w:rsidRPr="00DC6DFA">
        <w:rPr>
          <w:lang w:val="en-GB"/>
        </w:rPr>
        <w:instrText xml:space="preserve"> ADDIN EN.CITE </w:instrText>
      </w:r>
      <w:r w:rsidRPr="00DC6DFA">
        <w:rPr>
          <w:lang w:val="en-GB"/>
        </w:rPr>
        <w:fldChar w:fldCharType="begin">
          <w:fldData xml:space="preserve">PEVuZE5vdGU+PENpdGU+PEF1dGhvcj5CdXNza2FtcDwvQXV0aG9yPjxZZWFyPjIwMTA8L1llYXI+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==
</w:fldData>
        </w:fldChar>
      </w:r>
      <w:r w:rsidRPr="00DC6DFA">
        <w:rPr>
          <w:lang w:val="en-GB"/>
        </w:rPr>
        <w:instrText xml:space="preserve"> ADDIN EN.CITE.DATA </w:instrText>
      </w:r>
      <w:r w:rsidRPr="00DC6DFA">
        <w:rPr>
          <w:lang w:val="en-GB"/>
        </w:rPr>
      </w:r>
      <w:r w:rsidRPr="00DC6DFA">
        <w:rPr>
          <w:lang w:val="en-GB"/>
        </w:rPr>
        <w:fldChar w:fldCharType="end"/>
      </w:r>
      <w:r w:rsidRPr="00DC6DFA">
        <w:rPr>
          <w:lang w:val="en-GB"/>
        </w:rPr>
      </w:r>
      <w:r w:rsidRPr="00DC6DFA">
        <w:rPr>
          <w:lang w:val="en-GB"/>
        </w:rPr>
        <w:fldChar w:fldCharType="separate"/>
      </w:r>
      <w:r w:rsidRPr="00DC6DFA">
        <w:rPr>
          <w:lang w:val="en-GB"/>
        </w:rPr>
        <w:t>[</w:t>
      </w:r>
      <w:hyperlink w:anchor="_ENREF_44" w:tooltip="Busskamp, 2010 #6994" w:history="1">
        <w:r w:rsidR="00123156" w:rsidRPr="00DC6DFA">
          <w:rPr>
            <w:lang w:val="en-GB"/>
          </w:rPr>
          <w:t>44</w:t>
        </w:r>
      </w:hyperlink>
      <w:r w:rsidRPr="00DC6DFA">
        <w:rPr>
          <w:lang w:val="en-GB"/>
        </w:rPr>
        <w:t>]</w:t>
      </w:r>
      <w:r w:rsidRPr="00DC6DFA">
        <w:rPr>
          <w:lang w:val="en-GB"/>
        </w:rPr>
        <w:fldChar w:fldCharType="end"/>
      </w:r>
      <w:r w:rsidRPr="00DC6DFA">
        <w:rPr>
          <w:rFonts w:cstheme="minorHAnsi"/>
          <w:lang w:val="en-GB"/>
        </w:rPr>
        <w:t xml:space="preserve">, ganglion cells </w:t>
      </w:r>
      <w:r w:rsidRPr="00DC6DFA">
        <w:rPr>
          <w:rFonts w:cstheme="minorHAnsi"/>
          <w:lang w:val="en-GB"/>
        </w:rPr>
        <w:fldChar w:fldCharType="begin">
          <w:fldData xml:space="preserve">PEVuZE5vdGU+PENpdGU+PEF1dGhvcj5HYXViPC9BdXRob3I+PFllYXI+MjAxNDwvWWVhcj48UmVj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</w:fldData>
        </w:fldChar>
      </w:r>
      <w:r w:rsidRPr="00DC6DFA">
        <w:rPr>
          <w:rFonts w:cstheme="minorHAnsi"/>
          <w:lang w:val="en-GB"/>
        </w:rPr>
        <w:instrText xml:space="preserve"> ADDIN EN.CITE </w:instrText>
      </w:r>
      <w:r w:rsidRPr="00DC6DFA">
        <w:rPr>
          <w:rFonts w:cstheme="minorHAnsi"/>
          <w:lang w:val="en-GB"/>
        </w:rPr>
        <w:fldChar w:fldCharType="begin">
          <w:fldData xml:space="preserve">PEVuZE5vdGU+PENpdGU+PEF1dGhvcj5HYXViPC9BdXRob3I+PFllYXI+MjAxNDwvWWVhcj48UmVj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</w:fldData>
        </w:fldChar>
      </w:r>
      <w:r w:rsidRPr="00DC6DFA">
        <w:rPr>
          <w:rFonts w:cstheme="minorHAnsi"/>
          <w:lang w:val="en-GB"/>
        </w:rPr>
        <w:instrText xml:space="preserve"> ADDIN EN.CITE.DATA </w:instrText>
      </w:r>
      <w:r w:rsidRPr="00DC6DFA">
        <w:rPr>
          <w:rFonts w:cstheme="minorHAnsi"/>
          <w:lang w:val="en-GB"/>
        </w:rPr>
      </w:r>
      <w:r w:rsidRPr="00DC6DFA">
        <w:rPr>
          <w:rFonts w:cstheme="minorHAnsi"/>
          <w:lang w:val="en-GB"/>
        </w:rPr>
        <w:fldChar w:fldCharType="end"/>
      </w:r>
      <w:r w:rsidRPr="00DC6DFA">
        <w:rPr>
          <w:rFonts w:cstheme="minorHAnsi"/>
          <w:lang w:val="en-GB"/>
        </w:rPr>
      </w:r>
      <w:r w:rsidRPr="00DC6DFA">
        <w:rPr>
          <w:rFonts w:cstheme="minorHAnsi"/>
          <w:lang w:val="en-GB"/>
        </w:rPr>
        <w:fldChar w:fldCharType="separate"/>
      </w:r>
      <w:r w:rsidRPr="00DC6DFA">
        <w:rPr>
          <w:rFonts w:cstheme="minorHAnsi"/>
          <w:lang w:val="en-GB"/>
        </w:rPr>
        <w:t>[</w:t>
      </w:r>
      <w:hyperlink w:anchor="_ENREF_4" w:tooltip="Busskamp, 2012 #6996" w:history="1">
        <w:r w:rsidR="00123156" w:rsidRPr="00DC6DFA">
          <w:rPr>
            <w:rFonts w:cstheme="minorHAnsi"/>
            <w:lang w:val="en-GB"/>
          </w:rPr>
          <w:t>4</w:t>
        </w:r>
      </w:hyperlink>
      <w:r w:rsidRPr="00DC6DFA">
        <w:rPr>
          <w:rFonts w:cstheme="minorHAnsi"/>
          <w:lang w:val="en-GB"/>
        </w:rPr>
        <w:t xml:space="preserve">, </w:t>
      </w:r>
      <w:hyperlink w:anchor="_ENREF_5" w:tooltip="Tochitsky, 2014 #7033" w:history="1">
        <w:r w:rsidR="00123156" w:rsidRPr="00DC6DFA">
          <w:rPr>
            <w:rFonts w:cstheme="minorHAnsi"/>
            <w:lang w:val="en-GB"/>
          </w:rPr>
          <w:t>5</w:t>
        </w:r>
      </w:hyperlink>
      <w:r w:rsidRPr="00DC6DFA">
        <w:rPr>
          <w:rFonts w:cstheme="minorHAnsi"/>
          <w:lang w:val="en-GB"/>
        </w:rPr>
        <w:t xml:space="preserve">, </w:t>
      </w:r>
      <w:hyperlink w:anchor="_ENREF_7" w:tooltip="Gaub, 2014 #6992" w:history="1">
        <w:r w:rsidR="00123156" w:rsidRPr="00DC6DFA">
          <w:rPr>
            <w:rFonts w:cstheme="minorHAnsi"/>
            <w:lang w:val="en-GB"/>
          </w:rPr>
          <w:t>7</w:t>
        </w:r>
      </w:hyperlink>
      <w:r w:rsidRPr="00DC6DFA">
        <w:rPr>
          <w:rFonts w:cstheme="minorHAnsi"/>
          <w:lang w:val="en-GB"/>
        </w:rPr>
        <w:t xml:space="preserve">, </w:t>
      </w:r>
      <w:hyperlink w:anchor="_ENREF_12" w:tooltip="Mutter, 2014 #7012" w:history="1">
        <w:r w:rsidR="00123156" w:rsidRPr="00DC6DFA">
          <w:rPr>
            <w:rFonts w:cstheme="minorHAnsi"/>
            <w:lang w:val="en-GB"/>
          </w:rPr>
          <w:t>12-14</w:t>
        </w:r>
      </w:hyperlink>
      <w:r w:rsidRPr="00DC6DFA">
        <w:rPr>
          <w:rFonts w:cstheme="minorHAnsi"/>
          <w:lang w:val="en-GB"/>
        </w:rPr>
        <w:t>]</w:t>
      </w:r>
      <w:r w:rsidRPr="00DC6DFA">
        <w:rPr>
          <w:rFonts w:cstheme="minorHAnsi"/>
          <w:lang w:val="en-GB"/>
        </w:rPr>
        <w:fldChar w:fldCharType="end"/>
      </w:r>
      <w:r w:rsidRPr="00DC6DFA">
        <w:rPr>
          <w:rFonts w:cstheme="minorHAnsi"/>
          <w:lang w:val="en-GB"/>
        </w:rPr>
        <w:t>, bipolar ON cells</w:t>
      </w:r>
      <w:r w:rsidRPr="00DC6DFA">
        <w:rPr>
          <w:lang w:val="en-GB"/>
        </w:rPr>
        <w:t xml:space="preserve"> </w:t>
      </w:r>
      <w:r w:rsidRPr="00DC6DFA">
        <w:rPr>
          <w:rFonts w:cstheme="minorHAnsi"/>
          <w:lang w:val="en-GB"/>
        </w:rPr>
        <w:fldChar w:fldCharType="begin">
          <w:fldData xml:space="preserve">PEVuZE5vdGU+PENpdGU+PEF1dGhvcj5HYXViPC9BdXRob3I+PFllYXI+MjAxNDwvWWVhcj48UmVj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</w:fldData>
        </w:fldChar>
      </w:r>
      <w:r w:rsidRPr="00DC6DFA">
        <w:rPr>
          <w:rFonts w:cstheme="minorHAnsi"/>
          <w:lang w:val="en-GB"/>
        </w:rPr>
        <w:instrText xml:space="preserve"> ADDIN EN.CITE </w:instrText>
      </w:r>
      <w:r w:rsidRPr="00DC6DFA">
        <w:rPr>
          <w:rFonts w:cstheme="minorHAnsi"/>
          <w:lang w:val="en-GB"/>
        </w:rPr>
        <w:fldChar w:fldCharType="begin">
          <w:fldData xml:space="preserve">PEVuZE5vdGU+PENpdGU+PEF1dGhvcj5HYXViPC9BdXRob3I+PFllYXI+MjAxNDwvWWVhcj48UmVj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</w:fldData>
        </w:fldChar>
      </w:r>
      <w:r w:rsidRPr="00DC6DFA">
        <w:rPr>
          <w:rFonts w:cstheme="minorHAnsi"/>
          <w:lang w:val="en-GB"/>
        </w:rPr>
        <w:instrText xml:space="preserve"> ADDIN EN.CITE.DATA </w:instrText>
      </w:r>
      <w:r w:rsidRPr="00DC6DFA">
        <w:rPr>
          <w:rFonts w:cstheme="minorHAnsi"/>
          <w:lang w:val="en-GB"/>
        </w:rPr>
      </w:r>
      <w:r w:rsidRPr="00DC6DFA">
        <w:rPr>
          <w:rFonts w:cstheme="minorHAnsi"/>
          <w:lang w:val="en-GB"/>
        </w:rPr>
        <w:fldChar w:fldCharType="end"/>
      </w:r>
      <w:r w:rsidRPr="00DC6DFA">
        <w:rPr>
          <w:rFonts w:cstheme="minorHAnsi"/>
          <w:lang w:val="en-GB"/>
        </w:rPr>
      </w:r>
      <w:r w:rsidRPr="00DC6DFA">
        <w:rPr>
          <w:rFonts w:cstheme="minorHAnsi"/>
          <w:lang w:val="en-GB"/>
        </w:rPr>
        <w:fldChar w:fldCharType="separate"/>
      </w:r>
      <w:r w:rsidRPr="00DC6DFA">
        <w:rPr>
          <w:rFonts w:cstheme="minorHAnsi"/>
          <w:lang w:val="en-GB"/>
        </w:rPr>
        <w:t>[</w:t>
      </w:r>
      <w:hyperlink w:anchor="_ENREF_7" w:tooltip="Gaub, 2014 #6992" w:history="1">
        <w:r w:rsidR="00123156" w:rsidRPr="00DC6DFA">
          <w:rPr>
            <w:rFonts w:cstheme="minorHAnsi"/>
            <w:lang w:val="en-GB"/>
          </w:rPr>
          <w:t>7</w:t>
        </w:r>
      </w:hyperlink>
      <w:r w:rsidRPr="00DC6DFA">
        <w:rPr>
          <w:rFonts w:cstheme="minorHAnsi"/>
          <w:lang w:val="en-GB"/>
        </w:rPr>
        <w:t xml:space="preserve">, </w:t>
      </w:r>
      <w:hyperlink w:anchor="_ENREF_13" w:tooltip="Lagali, 2008 #6995" w:history="1">
        <w:r w:rsidR="00123156" w:rsidRPr="00DC6DFA">
          <w:rPr>
            <w:rFonts w:cstheme="minorHAnsi"/>
            <w:lang w:val="en-GB"/>
          </w:rPr>
          <w:t>13</w:t>
        </w:r>
      </w:hyperlink>
      <w:r w:rsidRPr="00DC6DFA">
        <w:rPr>
          <w:rFonts w:cstheme="minorHAnsi"/>
          <w:lang w:val="en-GB"/>
        </w:rPr>
        <w:t xml:space="preserve">, </w:t>
      </w:r>
      <w:hyperlink w:anchor="_ENREF_15" w:tooltip="Doroudchi, 2011 #7058" w:history="1">
        <w:r w:rsidR="00123156" w:rsidRPr="00DC6DFA">
          <w:rPr>
            <w:rFonts w:cstheme="minorHAnsi"/>
            <w:lang w:val="en-GB"/>
          </w:rPr>
          <w:t>15</w:t>
        </w:r>
      </w:hyperlink>
      <w:r w:rsidRPr="00DC6DFA">
        <w:rPr>
          <w:rFonts w:cstheme="minorHAnsi"/>
          <w:lang w:val="en-GB"/>
        </w:rPr>
        <w:t>]</w:t>
      </w:r>
      <w:r w:rsidRPr="00DC6DFA">
        <w:rPr>
          <w:rFonts w:cstheme="minorHAnsi"/>
          <w:lang w:val="en-GB"/>
        </w:rPr>
        <w:fldChar w:fldCharType="end"/>
      </w:r>
      <w:r w:rsidRPr="00DC6DFA">
        <w:rPr>
          <w:lang w:val="en-GB"/>
        </w:rPr>
        <w:t xml:space="preserve">, and even ganglion cell dendrites and soma </w:t>
      </w:r>
      <w:r w:rsidRPr="00DC6DFA">
        <w:rPr>
          <w:lang w:val="en-GB"/>
        </w:rPr>
        <w:fldChar w:fldCharType="begin">
          <w:fldData xml:space="preserve">PEVuZE5vdGU+PENpdGU+PEF1dGhvcj5HcmVlbmJlcmc8L0F1dGhvcj48WWVhcj4yMDExPC9ZZWFy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</w:fldData>
        </w:fldChar>
      </w:r>
      <w:r w:rsidRPr="00DC6DFA">
        <w:rPr>
          <w:lang w:val="en-GB"/>
        </w:rPr>
        <w:instrText xml:space="preserve"> ADDIN EN.CITE </w:instrText>
      </w:r>
      <w:r w:rsidRPr="00DC6DFA">
        <w:rPr>
          <w:lang w:val="en-GB"/>
        </w:rPr>
        <w:fldChar w:fldCharType="begin">
          <w:fldData xml:space="preserve">PEVuZE5vdGU+PENpdGU+PEF1dGhvcj5HcmVlbmJlcmc8L0F1dGhvcj48WWVhcj4yMDExPC9ZZWFy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</w:fldData>
        </w:fldChar>
      </w:r>
      <w:r w:rsidRPr="00DC6DFA">
        <w:rPr>
          <w:lang w:val="en-GB"/>
        </w:rPr>
        <w:instrText xml:space="preserve"> ADDIN EN.CITE.DATA </w:instrText>
      </w:r>
      <w:r w:rsidRPr="00DC6DFA">
        <w:rPr>
          <w:lang w:val="en-GB"/>
        </w:rPr>
      </w:r>
      <w:r w:rsidRPr="00DC6DFA">
        <w:rPr>
          <w:lang w:val="en-GB"/>
        </w:rPr>
        <w:fldChar w:fldCharType="end"/>
      </w:r>
      <w:r w:rsidRPr="00DC6DFA">
        <w:rPr>
          <w:lang w:val="en-GB"/>
        </w:rPr>
      </w:r>
      <w:r w:rsidRPr="00DC6DFA">
        <w:rPr>
          <w:lang w:val="en-GB"/>
        </w:rPr>
        <w:fldChar w:fldCharType="separate"/>
      </w:r>
      <w:r w:rsidRPr="00DC6DFA">
        <w:rPr>
          <w:lang w:val="en-GB"/>
        </w:rPr>
        <w:t>[</w:t>
      </w:r>
      <w:hyperlink w:anchor="_ENREF_45" w:tooltip="Greenberg, 2011 #7117" w:history="1">
        <w:r w:rsidR="00123156" w:rsidRPr="00DC6DFA">
          <w:rPr>
            <w:lang w:val="en-GB"/>
          </w:rPr>
          <w:t>45</w:t>
        </w:r>
      </w:hyperlink>
      <w:r w:rsidRPr="00DC6DFA">
        <w:rPr>
          <w:lang w:val="en-GB"/>
        </w:rPr>
        <w:t>]</w:t>
      </w:r>
      <w:r w:rsidRPr="00DC6DFA">
        <w:rPr>
          <w:lang w:val="en-GB"/>
        </w:rPr>
        <w:fldChar w:fldCharType="end"/>
      </w:r>
      <w:r w:rsidRPr="00DC6DFA">
        <w:rPr>
          <w:lang w:val="en-GB"/>
        </w:rPr>
        <w:t>),</w:t>
      </w:r>
      <w:r w:rsidRPr="00DC6DFA">
        <w:rPr>
          <w:rFonts w:cstheme="minorHAnsi"/>
          <w:lang w:val="en-GB"/>
        </w:rPr>
        <w:t xml:space="preserve"> </w:t>
      </w:r>
      <w:r w:rsidRPr="00DC6DFA">
        <w:rPr>
          <w:lang w:val="en-GB"/>
        </w:rPr>
        <w:t>none of the technologies currently under development have the ability to match the normal pattern of responses across the full mosaic of cell types.</w:t>
      </w:r>
      <w:r w:rsidRPr="004D2756">
        <w:rPr>
          <w:lang w:val="en-GB"/>
        </w:rPr>
        <w:t xml:space="preserve"> </w:t>
      </w:r>
      <w:ins w:id="13" w:author="IONE FINE" w:date="2015-03-23T13:39:00Z">
        <w:r>
          <w:rPr>
            <w:lang w:val="en-GB"/>
          </w:rPr>
          <w:t>To achieve this would require multiple compounds, each capable of being independently stimulated (e.g. each narrowly tuned to a different wavelength of light) and each capable of selectively targeting a particular cell type (or a small subset of cell types with similar r</w:t>
        </w:r>
        <w:r w:rsidR="00B72ACF">
          <w:rPr>
            <w:lang w:val="en-GB"/>
          </w:rPr>
          <w:t>esponse</w:t>
        </w:r>
        <w:r>
          <w:rPr>
            <w:lang w:val="en-GB"/>
          </w:rPr>
          <w:t xml:space="preserve"> properties).</w:t>
        </w:r>
      </w:ins>
      <w:ins w:id="14" w:author="IONE FINE" w:date="2015-03-23T13:40:00Z">
        <w:r>
          <w:rPr>
            <w:color w:val="auto"/>
            <w:lang w:val="en-GB"/>
          </w:rPr>
          <w:t xml:space="preserve"> </w:t>
        </w:r>
      </w:ins>
      <w:r w:rsidR="007110FD" w:rsidRPr="00DC6DFA">
        <w:rPr>
          <w:lang w:val="en-GB"/>
        </w:rPr>
        <w:t xml:space="preserve">What </w:t>
      </w:r>
      <w:r w:rsidR="00B72ACF">
        <w:rPr>
          <w:lang w:val="en-GB"/>
        </w:rPr>
        <w:t xml:space="preserve">then </w:t>
      </w:r>
      <w:r w:rsidR="007110FD" w:rsidRPr="00DC6DFA">
        <w:rPr>
          <w:lang w:val="en-GB"/>
        </w:rPr>
        <w:t>is the likely perceptual consequence of targeting a subset of the full cell mosaic?</w:t>
      </w:r>
    </w:p>
    <w:p w14:paraId="44E0E8FD" w14:textId="6DA83711" w:rsidR="00EF5FCA" w:rsidRPr="00DC6DFA" w:rsidRDefault="00DB0904" w:rsidP="00D24A26">
      <w:pPr>
        <w:pStyle w:val="Heading2"/>
        <w:rPr>
          <w:lang w:val="en-GB"/>
        </w:rPr>
      </w:pPr>
      <w:r w:rsidRPr="00DC6DFA">
        <w:rPr>
          <w:lang w:val="en-GB"/>
        </w:rPr>
        <w:t>The</w:t>
      </w:r>
      <w:r w:rsidR="00EF5FCA" w:rsidRPr="00DC6DFA">
        <w:rPr>
          <w:lang w:val="en-GB"/>
        </w:rPr>
        <w:t xml:space="preserve"> effect of </w:t>
      </w:r>
      <w:r w:rsidR="00FD5430" w:rsidRPr="00DC6DFA">
        <w:rPr>
          <w:lang w:val="en-GB"/>
        </w:rPr>
        <w:t xml:space="preserve">stimulating </w:t>
      </w:r>
      <w:r w:rsidR="00F70598" w:rsidRPr="00DC6DFA">
        <w:rPr>
          <w:lang w:val="en-GB"/>
        </w:rPr>
        <w:t>either the</w:t>
      </w:r>
      <w:r w:rsidR="00FD5430" w:rsidRPr="00DC6DFA">
        <w:rPr>
          <w:lang w:val="en-GB"/>
        </w:rPr>
        <w:t xml:space="preserve"> ON- </w:t>
      </w:r>
      <w:r w:rsidR="00F70598" w:rsidRPr="00DC6DFA">
        <w:rPr>
          <w:lang w:val="en-GB"/>
        </w:rPr>
        <w:t>or the</w:t>
      </w:r>
      <w:r w:rsidR="00FD5430" w:rsidRPr="00DC6DFA">
        <w:rPr>
          <w:lang w:val="en-GB"/>
        </w:rPr>
        <w:t xml:space="preserve"> OFF-</w:t>
      </w:r>
      <w:r w:rsidR="00F70598" w:rsidRPr="00DC6DFA">
        <w:rPr>
          <w:lang w:val="en-GB"/>
        </w:rPr>
        <w:t xml:space="preserve"> pathway</w:t>
      </w:r>
    </w:p>
    <w:p w14:paraId="03571977" w14:textId="7D484628" w:rsidR="00CD0CDB" w:rsidRPr="00DC6DFA" w:rsidRDefault="002F2714" w:rsidP="00CD0CDB">
      <w:pPr>
        <w:rPr>
          <w:lang w:val="en-GB"/>
        </w:rPr>
      </w:pPr>
      <w:r w:rsidRPr="00DC6DFA">
        <w:rPr>
          <w:lang w:val="en-GB"/>
        </w:rPr>
        <w:t xml:space="preserve">First we consider the potential perceptual consequences of targeting </w:t>
      </w:r>
      <w:r w:rsidR="00ED16A7" w:rsidRPr="00DC6DFA">
        <w:rPr>
          <w:lang w:val="en-GB"/>
        </w:rPr>
        <w:t>ON- or OFF-</w:t>
      </w:r>
      <w:r w:rsidR="00DC6DFA" w:rsidRPr="00DC6DFA">
        <w:rPr>
          <w:lang w:val="en-GB"/>
        </w:rPr>
        <w:t>centre</w:t>
      </w:r>
      <w:r w:rsidRPr="00DC6DFA">
        <w:rPr>
          <w:lang w:val="en-GB"/>
        </w:rPr>
        <w:t xml:space="preserve"> pathways in isolation.</w:t>
      </w:r>
      <w:r w:rsidR="00D35D44" w:rsidRPr="00DC6DFA">
        <w:rPr>
          <w:rFonts w:cstheme="minorHAnsi"/>
          <w:lang w:val="en-GB"/>
        </w:rPr>
        <w:t xml:space="preserve"> </w:t>
      </w:r>
      <w:r w:rsidR="009E52EA" w:rsidRPr="00DC6DFA">
        <w:rPr>
          <w:lang w:val="en-GB"/>
        </w:rPr>
        <w:fldChar w:fldCharType="begin"/>
      </w:r>
      <w:r w:rsidR="009E52EA" w:rsidRPr="00DC6DFA">
        <w:rPr>
          <w:lang w:val="en-GB"/>
        </w:rPr>
        <w:instrText xml:space="preserve"> REF _Ref408922271 \h  \* MERGEFORMAT </w:instrText>
      </w:r>
      <w:r w:rsidR="009E52EA" w:rsidRPr="00DC6DFA">
        <w:rPr>
          <w:lang w:val="en-GB"/>
        </w:rPr>
      </w:r>
      <w:r w:rsidR="009E52EA" w:rsidRPr="00DC6DFA">
        <w:rPr>
          <w:lang w:val="en-GB"/>
        </w:rPr>
        <w:fldChar w:fldCharType="separate"/>
      </w:r>
      <w:r w:rsidR="00C758D6" w:rsidRPr="00DC6DFA">
        <w:rPr>
          <w:lang w:val="en-GB"/>
        </w:rPr>
        <w:t xml:space="preserve">Figure </w:t>
      </w:r>
      <w:r w:rsidR="00C758D6">
        <w:rPr>
          <w:lang w:val="en-GB"/>
        </w:rPr>
        <w:t>1</w:t>
      </w:r>
      <w:r w:rsidR="009E52EA" w:rsidRPr="00DC6DFA">
        <w:rPr>
          <w:lang w:val="en-GB"/>
        </w:rPr>
        <w:fldChar w:fldCharType="end"/>
      </w:r>
      <w:r w:rsidR="00A622CC">
        <w:rPr>
          <w:lang w:val="en-GB"/>
        </w:rPr>
        <w:t xml:space="preserve"> Panel </w:t>
      </w:r>
      <w:r w:rsidR="00ED16A7" w:rsidRPr="00DC6DFA">
        <w:rPr>
          <w:lang w:val="en-GB"/>
        </w:rPr>
        <w:t xml:space="preserve">A shows </w:t>
      </w:r>
      <w:r w:rsidR="002B39B2" w:rsidRPr="00DC6DFA">
        <w:rPr>
          <w:lang w:val="en-GB"/>
        </w:rPr>
        <w:t xml:space="preserve">two example grayscale </w:t>
      </w:r>
      <w:r w:rsidR="00ED16A7" w:rsidRPr="00DC6DFA">
        <w:rPr>
          <w:lang w:val="en-GB"/>
        </w:rPr>
        <w:t>image</w:t>
      </w:r>
      <w:r w:rsidR="002B39B2" w:rsidRPr="00DC6DFA">
        <w:rPr>
          <w:lang w:val="en-GB"/>
        </w:rPr>
        <w:t>s</w:t>
      </w:r>
      <w:r w:rsidR="00ED16A7" w:rsidRPr="00DC6DFA">
        <w:rPr>
          <w:lang w:val="en-GB"/>
        </w:rPr>
        <w:t>, and</w:t>
      </w:r>
      <w:r w:rsidR="00497D20" w:rsidRPr="00DC6DFA">
        <w:rPr>
          <w:lang w:val="en-GB"/>
        </w:rPr>
        <w:t xml:space="preserve"> Panels B and C show </w:t>
      </w:r>
      <w:r w:rsidR="00410503" w:rsidRPr="00DC6DFA">
        <w:rPr>
          <w:lang w:val="en-GB"/>
        </w:rPr>
        <w:t>simple</w:t>
      </w:r>
      <w:r w:rsidR="00497D20" w:rsidRPr="00DC6DFA">
        <w:rPr>
          <w:lang w:val="en-GB"/>
        </w:rPr>
        <w:t xml:space="preserve"> approximations of the representations thought to be carried by ON- and OFF-pathways. While </w:t>
      </w:r>
      <w:r w:rsidR="002A1992" w:rsidRPr="00DC6DFA">
        <w:rPr>
          <w:lang w:val="en-GB"/>
        </w:rPr>
        <w:t xml:space="preserve">perceptually </w:t>
      </w:r>
      <w:r w:rsidR="00497D20" w:rsidRPr="00DC6DFA">
        <w:rPr>
          <w:lang w:val="en-GB"/>
        </w:rPr>
        <w:t xml:space="preserve">interpretable, </w:t>
      </w:r>
      <w:r w:rsidR="002A1992" w:rsidRPr="00DC6DFA">
        <w:rPr>
          <w:lang w:val="en-GB"/>
        </w:rPr>
        <w:t xml:space="preserve">neither look much like the original image, and both </w:t>
      </w:r>
      <w:r w:rsidR="007742D8" w:rsidRPr="00DC6DFA">
        <w:rPr>
          <w:lang w:val="en-GB"/>
        </w:rPr>
        <w:t>carry impoverished information content</w:t>
      </w:r>
      <w:r w:rsidR="002A1992" w:rsidRPr="00DC6DFA">
        <w:rPr>
          <w:lang w:val="en-GB"/>
        </w:rPr>
        <w:t xml:space="preserve"> compared to </w:t>
      </w:r>
      <w:r w:rsidR="008337DF">
        <w:rPr>
          <w:lang w:val="en-GB"/>
        </w:rPr>
        <w:t xml:space="preserve">the band-pass image shown in Panel </w:t>
      </w:r>
      <w:r w:rsidR="002A1992" w:rsidRPr="00DC6DFA">
        <w:rPr>
          <w:lang w:val="en-GB"/>
        </w:rPr>
        <w:t>D</w:t>
      </w:r>
      <w:r w:rsidR="008F7FC7" w:rsidRPr="00DC6DFA">
        <w:rPr>
          <w:lang w:val="en-GB"/>
        </w:rPr>
        <w:t>.</w:t>
      </w:r>
    </w:p>
    <w:p w14:paraId="038F2A4F" w14:textId="7626F14C" w:rsidR="00ED16A7" w:rsidRPr="00DC6DFA" w:rsidRDefault="00CD0CDB">
      <w:pPr>
        <w:pStyle w:val="Caption"/>
        <w:keepNext/>
        <w:rPr>
          <w:rFonts w:cstheme="minorHAnsi"/>
          <w:lang w:val="en-GB"/>
        </w:rPr>
      </w:pPr>
      <w:bookmarkStart w:id="15" w:name="_Ref408922271"/>
      <w:bookmarkStart w:id="16" w:name="_Toc415149741"/>
      <w:r w:rsidRPr="00DC6DFA">
        <w:rPr>
          <w:lang w:val="en-GB"/>
        </w:rPr>
        <w:t xml:space="preserve">Figure </w:t>
      </w:r>
      <w:r w:rsidR="002225D0" w:rsidRPr="00DC6DFA">
        <w:rPr>
          <w:lang w:val="en-GB"/>
        </w:rPr>
        <w:fldChar w:fldCharType="begin"/>
      </w:r>
      <w:r w:rsidR="002225D0" w:rsidRPr="00DC6DFA">
        <w:rPr>
          <w:lang w:val="en-GB"/>
        </w:rPr>
        <w:instrText xml:space="preserve"> SEQ Figure \* ARABIC </w:instrText>
      </w:r>
      <w:r w:rsidR="002225D0" w:rsidRPr="00DC6DFA">
        <w:rPr>
          <w:lang w:val="en-GB"/>
        </w:rPr>
        <w:fldChar w:fldCharType="separate"/>
      </w:r>
      <w:r w:rsidR="00C758D6">
        <w:rPr>
          <w:noProof/>
          <w:lang w:val="en-GB"/>
        </w:rPr>
        <w:t>1</w:t>
      </w:r>
      <w:r w:rsidR="002225D0" w:rsidRPr="00DC6DFA">
        <w:rPr>
          <w:lang w:val="en-GB"/>
        </w:rPr>
        <w:fldChar w:fldCharType="end"/>
      </w:r>
      <w:bookmarkEnd w:id="15"/>
      <w:r w:rsidRPr="00DC6DFA">
        <w:rPr>
          <w:lang w:val="en-GB"/>
        </w:rPr>
        <w:t xml:space="preserve">. </w:t>
      </w:r>
      <w:r w:rsidRPr="00DC6DFA">
        <w:rPr>
          <w:rFonts w:cstheme="minorHAnsi"/>
          <w:lang w:val="en-GB"/>
        </w:rPr>
        <w:t xml:space="preserve">A simulation of the perceptual </w:t>
      </w:r>
      <w:r w:rsidR="00F45B79" w:rsidRPr="00DC6DFA">
        <w:rPr>
          <w:rFonts w:cstheme="minorHAnsi"/>
          <w:lang w:val="en-GB"/>
        </w:rPr>
        <w:t>information carried by ON-</w:t>
      </w:r>
      <w:r w:rsidRPr="00DC6DFA">
        <w:rPr>
          <w:rFonts w:cstheme="minorHAnsi"/>
          <w:lang w:val="en-GB"/>
        </w:rPr>
        <w:t xml:space="preserve"> and OFF-</w:t>
      </w:r>
      <w:r w:rsidR="00DC6DFA" w:rsidRPr="00DC6DFA">
        <w:rPr>
          <w:rFonts w:cstheme="minorHAnsi"/>
          <w:lang w:val="en-GB"/>
        </w:rPr>
        <w:t>centre</w:t>
      </w:r>
      <w:r w:rsidRPr="00DC6DFA">
        <w:rPr>
          <w:rFonts w:cstheme="minorHAnsi"/>
          <w:lang w:val="en-GB"/>
        </w:rPr>
        <w:t xml:space="preserve"> </w:t>
      </w:r>
      <w:r w:rsidR="009E52EA" w:rsidRPr="00DC6DFA">
        <w:rPr>
          <w:rFonts w:cstheme="minorHAnsi"/>
          <w:lang w:val="en-GB"/>
        </w:rPr>
        <w:t>pathways</w:t>
      </w:r>
      <w:r w:rsidRPr="00DC6DFA">
        <w:rPr>
          <w:rFonts w:cstheme="minorHAnsi"/>
          <w:lang w:val="en-GB"/>
        </w:rPr>
        <w:t>.</w:t>
      </w:r>
      <w:r w:rsidR="00090011" w:rsidRPr="00DC6DFA">
        <w:rPr>
          <w:rFonts w:cstheme="minorHAnsi"/>
          <w:lang w:val="en-GB"/>
        </w:rPr>
        <w:t xml:space="preserve"> </w:t>
      </w:r>
      <w:r w:rsidRPr="00DC6DFA">
        <w:rPr>
          <w:rFonts w:cstheme="minorHAnsi"/>
          <w:lang w:val="en-GB"/>
        </w:rPr>
        <w:t>(</w:t>
      </w:r>
      <w:r w:rsidR="00EA6E0E" w:rsidRPr="00DC6DFA">
        <w:rPr>
          <w:rFonts w:cstheme="minorHAnsi"/>
          <w:lang w:val="en-GB"/>
        </w:rPr>
        <w:t xml:space="preserve">Column </w:t>
      </w:r>
      <w:r w:rsidRPr="00DC6DFA">
        <w:rPr>
          <w:rFonts w:cstheme="minorHAnsi"/>
          <w:lang w:val="en-GB"/>
        </w:rPr>
        <w:t xml:space="preserve">A) </w:t>
      </w:r>
      <w:r w:rsidR="00DB0904" w:rsidRPr="00DC6DFA">
        <w:rPr>
          <w:rFonts w:cstheme="minorHAnsi"/>
          <w:lang w:val="en-GB"/>
        </w:rPr>
        <w:t>Two example images</w:t>
      </w:r>
      <w:r w:rsidR="0049605D" w:rsidRPr="00DC6DFA">
        <w:rPr>
          <w:rFonts w:cstheme="minorHAnsi"/>
          <w:lang w:val="en-GB"/>
        </w:rPr>
        <w:t xml:space="preserve">: a </w:t>
      </w:r>
      <w:r w:rsidR="008337DF">
        <w:rPr>
          <w:rFonts w:cstheme="minorHAnsi"/>
          <w:lang w:val="en-GB"/>
        </w:rPr>
        <w:t>white-on-black</w:t>
      </w:r>
      <w:r w:rsidR="00EA6E0E" w:rsidRPr="00DC6DFA">
        <w:rPr>
          <w:rFonts w:cstheme="minorHAnsi"/>
          <w:lang w:val="en-GB"/>
        </w:rPr>
        <w:t xml:space="preserve"> eye-chart and a frame of a natural scene movie of </w:t>
      </w:r>
      <w:r w:rsidR="00604F39">
        <w:rPr>
          <w:rFonts w:cstheme="minorHAnsi"/>
          <w:lang w:val="en-GB"/>
        </w:rPr>
        <w:t>a child scooting</w:t>
      </w:r>
      <w:r w:rsidR="00DB0904" w:rsidRPr="00DC6DFA">
        <w:rPr>
          <w:rFonts w:cstheme="minorHAnsi"/>
          <w:lang w:val="en-GB"/>
        </w:rPr>
        <w:t>.</w:t>
      </w:r>
      <w:r w:rsidR="00090011" w:rsidRPr="00DC6DFA">
        <w:rPr>
          <w:rFonts w:cstheme="minorHAnsi"/>
          <w:lang w:val="en-GB"/>
        </w:rPr>
        <w:t xml:space="preserve"> Both subtend </w:t>
      </w:r>
      <w:r w:rsidR="00EB4582" w:rsidRPr="00DC6DFA">
        <w:rPr>
          <w:rFonts w:cstheme="minorHAnsi"/>
          <w:lang w:val="en-GB"/>
        </w:rPr>
        <w:t>24</w:t>
      </w:r>
      <w:r w:rsidR="00090011" w:rsidRPr="00DC6DFA">
        <w:rPr>
          <w:rFonts w:cstheme="minorHAnsi"/>
          <w:lang w:val="en-GB"/>
        </w:rPr>
        <w:t xml:space="preserve"> degrees of visual angle.</w:t>
      </w:r>
      <w:r w:rsidR="00DB0904" w:rsidRPr="00DC6DFA">
        <w:rPr>
          <w:rFonts w:cstheme="minorHAnsi"/>
          <w:lang w:val="en-GB"/>
        </w:rPr>
        <w:t xml:space="preserve"> (</w:t>
      </w:r>
      <w:r w:rsidR="00EA6E0E" w:rsidRPr="00DC6DFA">
        <w:rPr>
          <w:rFonts w:cstheme="minorHAnsi"/>
          <w:lang w:val="en-GB"/>
        </w:rPr>
        <w:t xml:space="preserve">Column </w:t>
      </w:r>
      <w:r w:rsidR="00DB0904" w:rsidRPr="00DC6DFA">
        <w:rPr>
          <w:rFonts w:cstheme="minorHAnsi"/>
          <w:lang w:val="en-GB"/>
        </w:rPr>
        <w:t>B) T</w:t>
      </w:r>
      <w:r w:rsidRPr="00DC6DFA">
        <w:rPr>
          <w:rFonts w:cstheme="minorHAnsi"/>
          <w:lang w:val="en-GB"/>
        </w:rPr>
        <w:t>he</w:t>
      </w:r>
      <w:r w:rsidR="009E52EA" w:rsidRPr="00DC6DFA">
        <w:rPr>
          <w:rFonts w:cstheme="minorHAnsi"/>
          <w:lang w:val="en-GB"/>
        </w:rPr>
        <w:t>se two</w:t>
      </w:r>
      <w:r w:rsidRPr="00DC6DFA">
        <w:rPr>
          <w:rFonts w:cstheme="minorHAnsi"/>
          <w:lang w:val="en-GB"/>
        </w:rPr>
        <w:t xml:space="preserve"> image</w:t>
      </w:r>
      <w:r w:rsidR="00DB0904" w:rsidRPr="00DC6DFA">
        <w:rPr>
          <w:rFonts w:cstheme="minorHAnsi"/>
          <w:lang w:val="en-GB"/>
        </w:rPr>
        <w:t>s</w:t>
      </w:r>
      <w:r w:rsidRPr="00DC6DFA">
        <w:rPr>
          <w:rFonts w:cstheme="minorHAnsi"/>
          <w:lang w:val="en-GB"/>
        </w:rPr>
        <w:t xml:space="preserve"> </w:t>
      </w:r>
      <w:r w:rsidR="002B39B2" w:rsidRPr="00DC6DFA">
        <w:rPr>
          <w:rFonts w:cstheme="minorHAnsi"/>
          <w:lang w:val="en-GB"/>
        </w:rPr>
        <w:t xml:space="preserve">were </w:t>
      </w:r>
      <w:r w:rsidR="00483E3D" w:rsidRPr="00DC6DFA">
        <w:rPr>
          <w:rFonts w:cstheme="minorHAnsi"/>
          <w:lang w:val="en-GB"/>
        </w:rPr>
        <w:t>convolved</w:t>
      </w:r>
      <w:r w:rsidRPr="00DC6DFA">
        <w:rPr>
          <w:rFonts w:cstheme="minorHAnsi"/>
          <w:lang w:val="en-GB"/>
        </w:rPr>
        <w:t xml:space="preserve"> </w:t>
      </w:r>
      <w:r w:rsidR="00483E3D" w:rsidRPr="00DC6DFA">
        <w:rPr>
          <w:rFonts w:cstheme="minorHAnsi"/>
          <w:lang w:val="en-GB"/>
        </w:rPr>
        <w:t xml:space="preserve">by a </w:t>
      </w:r>
      <w:r w:rsidR="003322D3" w:rsidRPr="00DC6DFA">
        <w:rPr>
          <w:rFonts w:cstheme="minorHAnsi"/>
          <w:lang w:val="en-GB"/>
        </w:rPr>
        <w:t xml:space="preserve">bank of </w:t>
      </w:r>
      <w:r w:rsidRPr="00DC6DFA">
        <w:rPr>
          <w:rFonts w:cstheme="minorHAnsi"/>
          <w:lang w:val="en-GB"/>
        </w:rPr>
        <w:t>difference of Gaussian</w:t>
      </w:r>
      <w:r w:rsidR="00483E3D" w:rsidRPr="00DC6DFA">
        <w:rPr>
          <w:rFonts w:cstheme="minorHAnsi"/>
          <w:lang w:val="en-GB"/>
        </w:rPr>
        <w:t xml:space="preserve"> filter</w:t>
      </w:r>
      <w:r w:rsidR="003322D3" w:rsidRPr="00DC6DFA">
        <w:rPr>
          <w:rFonts w:cstheme="minorHAnsi"/>
          <w:lang w:val="en-GB"/>
        </w:rPr>
        <w:t>s</w:t>
      </w:r>
      <w:r w:rsidR="00483E3D" w:rsidRPr="00DC6DFA">
        <w:rPr>
          <w:rFonts w:cstheme="minorHAnsi"/>
          <w:lang w:val="en-GB"/>
        </w:rPr>
        <w:t xml:space="preserve"> followed by rectification</w:t>
      </w:r>
      <w:r w:rsidRPr="00DC6DFA">
        <w:rPr>
          <w:rFonts w:cstheme="minorHAnsi"/>
          <w:lang w:val="en-GB"/>
        </w:rPr>
        <w:t xml:space="preserve"> </w:t>
      </w:r>
      <w:r w:rsidR="002B39B2" w:rsidRPr="00DC6DFA">
        <w:rPr>
          <w:rFonts w:cstheme="minorHAnsi"/>
          <w:lang w:val="en-GB"/>
        </w:rPr>
        <w:t xml:space="preserve">to </w:t>
      </w:r>
      <w:r w:rsidR="00DB0904" w:rsidRPr="00DC6DFA">
        <w:rPr>
          <w:rFonts w:cstheme="minorHAnsi"/>
          <w:lang w:val="en-GB"/>
        </w:rPr>
        <w:t>provid</w:t>
      </w:r>
      <w:r w:rsidR="002B39B2" w:rsidRPr="00DC6DFA">
        <w:rPr>
          <w:rFonts w:cstheme="minorHAnsi"/>
          <w:lang w:val="en-GB"/>
        </w:rPr>
        <w:t>e</w:t>
      </w:r>
      <w:r w:rsidR="00DB0904" w:rsidRPr="00DC6DFA">
        <w:rPr>
          <w:rFonts w:cstheme="minorHAnsi"/>
          <w:lang w:val="en-GB"/>
        </w:rPr>
        <w:t xml:space="preserve"> a rough approximation of the information carried by ON-</w:t>
      </w:r>
      <w:r w:rsidR="00DC6DFA" w:rsidRPr="00DC6DFA">
        <w:rPr>
          <w:rFonts w:cstheme="minorHAnsi"/>
          <w:lang w:val="en-GB"/>
        </w:rPr>
        <w:t>centre</w:t>
      </w:r>
      <w:r w:rsidR="00294E5E" w:rsidRPr="00DC6DFA">
        <w:rPr>
          <w:rFonts w:cstheme="minorHAnsi"/>
          <w:lang w:val="en-GB"/>
        </w:rPr>
        <w:t xml:space="preserve"> </w:t>
      </w:r>
      <w:r w:rsidR="00DB0904" w:rsidRPr="00DC6DFA">
        <w:rPr>
          <w:rFonts w:cstheme="minorHAnsi"/>
          <w:lang w:val="en-GB"/>
        </w:rPr>
        <w:t xml:space="preserve">pathways. </w:t>
      </w:r>
      <w:r w:rsidRPr="00DC6DFA">
        <w:rPr>
          <w:rFonts w:cstheme="minorHAnsi"/>
          <w:lang w:val="en-GB"/>
        </w:rPr>
        <w:t>(</w:t>
      </w:r>
      <w:r w:rsidR="00EA6E0E" w:rsidRPr="00DC6DFA">
        <w:rPr>
          <w:rFonts w:cstheme="minorHAnsi"/>
          <w:lang w:val="en-GB"/>
        </w:rPr>
        <w:t xml:space="preserve">Column </w:t>
      </w:r>
      <w:r w:rsidRPr="00DC6DFA">
        <w:rPr>
          <w:rFonts w:cstheme="minorHAnsi"/>
          <w:lang w:val="en-GB"/>
        </w:rPr>
        <w:t xml:space="preserve">C) </w:t>
      </w:r>
      <w:r w:rsidR="00483E3D" w:rsidRPr="00DC6DFA">
        <w:rPr>
          <w:rFonts w:cstheme="minorHAnsi"/>
          <w:lang w:val="en-GB"/>
        </w:rPr>
        <w:t>I</w:t>
      </w:r>
      <w:r w:rsidR="00DB0904" w:rsidRPr="00DC6DFA">
        <w:rPr>
          <w:rFonts w:cstheme="minorHAnsi"/>
          <w:lang w:val="en-GB"/>
        </w:rPr>
        <w:t xml:space="preserve">mages filtered by </w:t>
      </w:r>
      <w:r w:rsidR="002B39B2" w:rsidRPr="00DC6DFA">
        <w:rPr>
          <w:rFonts w:cstheme="minorHAnsi"/>
          <w:lang w:val="en-GB"/>
        </w:rPr>
        <w:t>an</w:t>
      </w:r>
      <w:r w:rsidR="00483E3D" w:rsidRPr="00DC6DFA">
        <w:rPr>
          <w:rFonts w:cstheme="minorHAnsi"/>
          <w:lang w:val="en-GB"/>
        </w:rPr>
        <w:t xml:space="preserve"> inverted </w:t>
      </w:r>
      <w:r w:rsidR="002B39B2" w:rsidRPr="00DC6DFA">
        <w:rPr>
          <w:rFonts w:cstheme="minorHAnsi"/>
          <w:lang w:val="en-GB"/>
        </w:rPr>
        <w:t xml:space="preserve">version of the same bank of </w:t>
      </w:r>
      <w:r w:rsidR="00DB0904" w:rsidRPr="00DC6DFA">
        <w:rPr>
          <w:rFonts w:cstheme="minorHAnsi"/>
          <w:lang w:val="en-GB"/>
        </w:rPr>
        <w:t>Gaussian</w:t>
      </w:r>
      <w:r w:rsidR="00483E3D" w:rsidRPr="00DC6DFA">
        <w:rPr>
          <w:rFonts w:cstheme="minorHAnsi"/>
          <w:lang w:val="en-GB"/>
        </w:rPr>
        <w:t xml:space="preserve"> filter</w:t>
      </w:r>
      <w:r w:rsidR="003322D3" w:rsidRPr="00DC6DFA">
        <w:rPr>
          <w:rFonts w:cstheme="minorHAnsi"/>
          <w:lang w:val="en-GB"/>
        </w:rPr>
        <w:t>s</w:t>
      </w:r>
      <w:r w:rsidR="00DB0904" w:rsidRPr="00DC6DFA">
        <w:rPr>
          <w:rFonts w:cstheme="minorHAnsi"/>
          <w:lang w:val="en-GB"/>
        </w:rPr>
        <w:t xml:space="preserve"> </w:t>
      </w:r>
      <w:r w:rsidR="00483E3D" w:rsidRPr="00DC6DFA">
        <w:rPr>
          <w:rFonts w:cstheme="minorHAnsi"/>
          <w:lang w:val="en-GB"/>
        </w:rPr>
        <w:t xml:space="preserve">followed by rectification provides </w:t>
      </w:r>
      <w:r w:rsidR="00DB0904" w:rsidRPr="00DC6DFA">
        <w:rPr>
          <w:rFonts w:cstheme="minorHAnsi"/>
          <w:lang w:val="en-GB"/>
        </w:rPr>
        <w:t>a rough approximation of the information carried by OFF-</w:t>
      </w:r>
      <w:r w:rsidR="00DC6DFA" w:rsidRPr="00DC6DFA">
        <w:rPr>
          <w:rFonts w:cstheme="minorHAnsi"/>
          <w:lang w:val="en-GB"/>
        </w:rPr>
        <w:t>centre</w:t>
      </w:r>
      <w:r w:rsidR="00294E5E" w:rsidRPr="00DC6DFA">
        <w:rPr>
          <w:rFonts w:cstheme="minorHAnsi"/>
          <w:lang w:val="en-GB"/>
        </w:rPr>
        <w:t xml:space="preserve"> </w:t>
      </w:r>
      <w:r w:rsidR="00DB0904" w:rsidRPr="00DC6DFA">
        <w:rPr>
          <w:rFonts w:cstheme="minorHAnsi"/>
          <w:lang w:val="en-GB"/>
        </w:rPr>
        <w:t>pathways</w:t>
      </w:r>
      <w:r w:rsidR="002B39B2" w:rsidRPr="00DC6DFA">
        <w:rPr>
          <w:rFonts w:cstheme="minorHAnsi"/>
          <w:lang w:val="en-GB"/>
        </w:rPr>
        <w:t>.</w:t>
      </w:r>
      <w:r w:rsidR="0062169A" w:rsidRPr="00DC6DFA">
        <w:rPr>
          <w:rFonts w:cstheme="minorHAnsi"/>
          <w:lang w:val="en-GB"/>
        </w:rPr>
        <w:t xml:space="preserve"> </w:t>
      </w:r>
      <w:r w:rsidRPr="00DC6DFA">
        <w:rPr>
          <w:rFonts w:cstheme="minorHAnsi"/>
          <w:lang w:val="en-GB"/>
        </w:rPr>
        <w:t>(</w:t>
      </w:r>
      <w:r w:rsidR="00EA6E0E" w:rsidRPr="00DC6DFA">
        <w:rPr>
          <w:rFonts w:cstheme="minorHAnsi"/>
          <w:lang w:val="en-GB"/>
        </w:rPr>
        <w:t xml:space="preserve">Column </w:t>
      </w:r>
      <w:r w:rsidRPr="00DC6DFA">
        <w:rPr>
          <w:rFonts w:cstheme="minorHAnsi"/>
          <w:lang w:val="en-GB"/>
        </w:rPr>
        <w:t xml:space="preserve">D) </w:t>
      </w:r>
      <w:r w:rsidR="00483E3D" w:rsidRPr="00DC6DFA">
        <w:rPr>
          <w:rFonts w:cstheme="minorHAnsi"/>
          <w:lang w:val="en-GB"/>
        </w:rPr>
        <w:t>T</w:t>
      </w:r>
      <w:r w:rsidRPr="00DC6DFA">
        <w:rPr>
          <w:rFonts w:cstheme="minorHAnsi"/>
          <w:lang w:val="en-GB"/>
        </w:rPr>
        <w:t xml:space="preserve">he </w:t>
      </w:r>
      <w:r w:rsidR="00294E5E" w:rsidRPr="00DC6DFA">
        <w:rPr>
          <w:rFonts w:cstheme="minorHAnsi"/>
          <w:lang w:val="en-GB"/>
        </w:rPr>
        <w:t>difference</w:t>
      </w:r>
      <w:r w:rsidRPr="00DC6DFA">
        <w:rPr>
          <w:rFonts w:cstheme="minorHAnsi"/>
          <w:lang w:val="en-GB"/>
        </w:rPr>
        <w:t xml:space="preserve"> of </w:t>
      </w:r>
      <w:r w:rsidR="00DB0904" w:rsidRPr="00DC6DFA">
        <w:rPr>
          <w:rFonts w:cstheme="minorHAnsi"/>
          <w:lang w:val="en-GB"/>
        </w:rPr>
        <w:t xml:space="preserve">the images of </w:t>
      </w:r>
      <w:r w:rsidRPr="00DC6DFA">
        <w:rPr>
          <w:rFonts w:cstheme="minorHAnsi"/>
          <w:lang w:val="en-GB"/>
        </w:rPr>
        <w:t>Panels B and C restore a band-pass version of the original image</w:t>
      </w:r>
      <w:r w:rsidR="00483E3D" w:rsidRPr="00DC6DFA">
        <w:rPr>
          <w:rFonts w:cstheme="minorHAnsi"/>
          <w:lang w:val="en-GB"/>
        </w:rPr>
        <w:t>.</w:t>
      </w:r>
      <w:r w:rsidRPr="00DC6DFA">
        <w:rPr>
          <w:rFonts w:cstheme="minorHAnsi"/>
          <w:lang w:val="en-GB"/>
        </w:rPr>
        <w:t xml:space="preserve"> (</w:t>
      </w:r>
      <w:r w:rsidR="00EA6E0E" w:rsidRPr="00DC6DFA">
        <w:rPr>
          <w:rFonts w:cstheme="minorHAnsi"/>
          <w:lang w:val="en-GB"/>
        </w:rPr>
        <w:t xml:space="preserve">Column </w:t>
      </w:r>
      <w:r w:rsidRPr="00DC6DFA">
        <w:rPr>
          <w:rFonts w:cstheme="minorHAnsi"/>
          <w:lang w:val="en-GB"/>
        </w:rPr>
        <w:t xml:space="preserve">E) </w:t>
      </w:r>
      <w:r w:rsidR="00483E3D" w:rsidRPr="00DC6DFA">
        <w:rPr>
          <w:rFonts w:cstheme="minorHAnsi"/>
          <w:lang w:val="en-GB"/>
        </w:rPr>
        <w:t>T</w:t>
      </w:r>
      <w:r w:rsidRPr="00DC6DFA">
        <w:rPr>
          <w:rFonts w:cstheme="minorHAnsi"/>
          <w:lang w:val="en-GB"/>
        </w:rPr>
        <w:t xml:space="preserve">he </w:t>
      </w:r>
      <w:r w:rsidR="00294E5E" w:rsidRPr="00DC6DFA">
        <w:rPr>
          <w:rFonts w:cstheme="minorHAnsi"/>
          <w:lang w:val="en-GB"/>
        </w:rPr>
        <w:t>sum</w:t>
      </w:r>
      <w:r w:rsidRPr="00DC6DFA">
        <w:rPr>
          <w:rFonts w:cstheme="minorHAnsi"/>
          <w:lang w:val="en-GB"/>
        </w:rPr>
        <w:t xml:space="preserve"> of </w:t>
      </w:r>
      <w:r w:rsidR="00DB0904" w:rsidRPr="00DC6DFA">
        <w:rPr>
          <w:rFonts w:cstheme="minorHAnsi"/>
          <w:lang w:val="en-GB"/>
        </w:rPr>
        <w:t xml:space="preserve">the images </w:t>
      </w:r>
      <w:r w:rsidRPr="00DC6DFA">
        <w:rPr>
          <w:rFonts w:cstheme="minorHAnsi"/>
          <w:lang w:val="en-GB"/>
        </w:rPr>
        <w:t>Panels B and C</w:t>
      </w:r>
      <w:r w:rsidR="002B39B2" w:rsidRPr="00DC6DFA">
        <w:rPr>
          <w:rFonts w:cstheme="minorHAnsi"/>
          <w:lang w:val="en-GB"/>
        </w:rPr>
        <w:t>, represents an approximation of one potential perceptual outcome of</w:t>
      </w:r>
      <w:r w:rsidR="00F45B79" w:rsidRPr="00DC6DFA">
        <w:rPr>
          <w:rFonts w:cstheme="minorHAnsi"/>
          <w:lang w:val="en-GB"/>
        </w:rPr>
        <w:t xml:space="preserve"> simultaneous</w:t>
      </w:r>
      <w:r w:rsidR="002B39B2" w:rsidRPr="00DC6DFA">
        <w:rPr>
          <w:rFonts w:cstheme="minorHAnsi"/>
          <w:lang w:val="en-GB"/>
        </w:rPr>
        <w:t xml:space="preserve">ly stimulating </w:t>
      </w:r>
      <w:r w:rsidR="00F45B79" w:rsidRPr="00DC6DFA">
        <w:rPr>
          <w:rFonts w:cstheme="minorHAnsi"/>
          <w:lang w:val="en-GB"/>
        </w:rPr>
        <w:t xml:space="preserve">both </w:t>
      </w:r>
      <w:r w:rsidR="00CE7C44">
        <w:rPr>
          <w:rFonts w:cstheme="minorHAnsi"/>
          <w:lang w:val="en-GB"/>
        </w:rPr>
        <w:t>ON-centre</w:t>
      </w:r>
      <w:r w:rsidR="00F45B79" w:rsidRPr="00DC6DFA">
        <w:rPr>
          <w:rFonts w:cstheme="minorHAnsi"/>
          <w:lang w:val="en-GB"/>
        </w:rPr>
        <w:t xml:space="preserve"> and OFF-</w:t>
      </w:r>
      <w:r w:rsidR="00CE7C44" w:rsidRPr="00DC6DFA">
        <w:rPr>
          <w:rFonts w:cstheme="minorHAnsi"/>
          <w:lang w:val="en-GB"/>
        </w:rPr>
        <w:t>centre</w:t>
      </w:r>
      <w:r w:rsidR="00F45B79" w:rsidRPr="00DC6DFA">
        <w:rPr>
          <w:rFonts w:cstheme="minorHAnsi"/>
          <w:lang w:val="en-GB"/>
        </w:rPr>
        <w:t xml:space="preserve"> pathways</w:t>
      </w:r>
      <w:r w:rsidR="002B39B2" w:rsidRPr="00DC6DFA">
        <w:rPr>
          <w:rFonts w:cstheme="minorHAnsi"/>
          <w:lang w:val="en-GB"/>
        </w:rPr>
        <w:t>.</w:t>
      </w:r>
      <w:r w:rsidR="00661CEF" w:rsidRPr="00DC6DFA">
        <w:rPr>
          <w:rFonts w:cstheme="minorHAnsi"/>
          <w:lang w:val="en-GB"/>
        </w:rPr>
        <w:t xml:space="preserve"> Movie versions are shown for Panels A-E in Supplementary Materials.</w:t>
      </w:r>
      <w:bookmarkEnd w:id="16"/>
    </w:p>
    <w:p w14:paraId="4FF0B0A0" w14:textId="58B86A09" w:rsidR="00F45B79" w:rsidRPr="00DC6DFA" w:rsidRDefault="00F45B79" w:rsidP="00F45B79">
      <w:pPr>
        <w:rPr>
          <w:lang w:val="en-GB"/>
        </w:rPr>
      </w:pPr>
      <w:r w:rsidRPr="00DC6DFA">
        <w:rPr>
          <w:rFonts w:cstheme="minorHAnsi"/>
          <w:lang w:val="en-GB"/>
        </w:rPr>
        <w:t>However this simulation underestimates the complexity of stimulating ON- but not OFF-pathways (or vice versa)</w:t>
      </w:r>
      <w:r w:rsidR="000668EE" w:rsidRPr="00DC6DFA">
        <w:rPr>
          <w:rFonts w:cstheme="minorHAnsi"/>
          <w:lang w:val="en-GB"/>
        </w:rPr>
        <w:t>, because it doesn’t represent the fact that these pathways are complementary to each other</w:t>
      </w:r>
      <w:r w:rsidRPr="00DC6DFA">
        <w:rPr>
          <w:rFonts w:cstheme="minorHAnsi"/>
          <w:lang w:val="en-GB"/>
        </w:rPr>
        <w:t xml:space="preserve">. An </w:t>
      </w:r>
      <w:r w:rsidRPr="00DC6DFA">
        <w:rPr>
          <w:lang w:val="en-GB"/>
        </w:rPr>
        <w:t xml:space="preserve">absence of response in a given pathway is not at all the </w:t>
      </w:r>
      <w:r w:rsidRPr="00DC6DFA">
        <w:rPr>
          <w:lang w:val="en-GB"/>
        </w:rPr>
        <w:lastRenderedPageBreak/>
        <w:t xml:space="preserve">same thing as an absence of information from that pathway. To take a simple example, if one somehow blocked transmission in all leftward </w:t>
      </w:r>
      <w:r w:rsidR="00791DCB" w:rsidRPr="00DC6DFA">
        <w:rPr>
          <w:lang w:val="en-GB"/>
        </w:rPr>
        <w:t xml:space="preserve">selective </w:t>
      </w:r>
      <w:r w:rsidRPr="00DC6DFA">
        <w:rPr>
          <w:lang w:val="en-GB"/>
        </w:rPr>
        <w:t>motion</w:t>
      </w:r>
      <w:r w:rsidR="00791DCB" w:rsidRPr="00DC6DFA">
        <w:rPr>
          <w:lang w:val="en-GB"/>
        </w:rPr>
        <w:t xml:space="preserve"> </w:t>
      </w:r>
      <w:r w:rsidR="00DF4A4F" w:rsidRPr="00DC6DFA">
        <w:rPr>
          <w:lang w:val="en-GB"/>
        </w:rPr>
        <w:t>sensitive</w:t>
      </w:r>
      <w:r w:rsidRPr="00DC6DFA">
        <w:rPr>
          <w:lang w:val="en-GB"/>
        </w:rPr>
        <w:t xml:space="preserve"> cells, then it would not be the case that one simply wouldn’t be able to see leftward motion (the analogy to the simulation above) – rather, </w:t>
      </w:r>
      <w:r w:rsidR="00791DCB" w:rsidRPr="00DC6DFA">
        <w:rPr>
          <w:lang w:val="en-GB"/>
        </w:rPr>
        <w:t xml:space="preserve">due to the nature of motion opponency </w:t>
      </w:r>
      <w:r w:rsidRPr="00DC6DFA">
        <w:rPr>
          <w:lang w:val="en-GB"/>
        </w:rPr>
        <w:t>it is likely that everything would be perceived as moving rightward</w:t>
      </w:r>
      <w:r w:rsidR="00CE2F86" w:rsidRPr="00DC6DFA">
        <w:rPr>
          <w:lang w:val="en-GB"/>
        </w:rPr>
        <w:t>.</w:t>
      </w:r>
      <w:r w:rsidR="0062169A" w:rsidRPr="00DC6DFA">
        <w:rPr>
          <w:lang w:val="en-GB"/>
        </w:rPr>
        <w:t xml:space="preserve"> </w:t>
      </w:r>
      <w:r w:rsidRPr="00DC6DFA">
        <w:rPr>
          <w:rFonts w:cstheme="minorHAnsi"/>
          <w:lang w:val="en-GB"/>
        </w:rPr>
        <w:t xml:space="preserve">Interestingly, while it is possible to visualize or simulate the perceptual results of blocking transmission of leftward tuned cells, it is impossible to visualize or stimulate the perceptual result of </w:t>
      </w:r>
      <w:r w:rsidRPr="00DC6DFA">
        <w:rPr>
          <w:lang w:val="en-GB"/>
        </w:rPr>
        <w:t>stimulating only</w:t>
      </w:r>
      <w:r w:rsidRPr="00DC6DFA">
        <w:rPr>
          <w:rFonts w:cstheme="minorHAnsi"/>
          <w:lang w:val="en-GB"/>
        </w:rPr>
        <w:t xml:space="preserve"> </w:t>
      </w:r>
      <w:r w:rsidR="00CE7C44">
        <w:rPr>
          <w:rFonts w:cstheme="minorHAnsi"/>
          <w:lang w:val="en-GB"/>
        </w:rPr>
        <w:t>ON-centre</w:t>
      </w:r>
      <w:r w:rsidRPr="00DC6DFA">
        <w:rPr>
          <w:rFonts w:cstheme="minorHAnsi"/>
          <w:lang w:val="en-GB"/>
        </w:rPr>
        <w:t xml:space="preserve"> or </w:t>
      </w:r>
      <w:r w:rsidR="00CE7C44">
        <w:rPr>
          <w:rFonts w:cstheme="minorHAnsi"/>
          <w:lang w:val="en-GB"/>
        </w:rPr>
        <w:t>OFF-centre</w:t>
      </w:r>
      <w:r w:rsidRPr="00DC6DFA">
        <w:rPr>
          <w:rFonts w:cstheme="minorHAnsi"/>
          <w:lang w:val="en-GB"/>
        </w:rPr>
        <w:t xml:space="preserve"> pathways because </w:t>
      </w:r>
      <w:r w:rsidR="000668EE" w:rsidRPr="00DC6DFA">
        <w:rPr>
          <w:rFonts w:cstheme="minorHAnsi"/>
          <w:lang w:val="en-GB"/>
        </w:rPr>
        <w:t>there is no visual stimulus that elicits such a retinal response – responses</w:t>
      </w:r>
      <w:r w:rsidR="002F699F">
        <w:rPr>
          <w:rFonts w:cstheme="minorHAnsi"/>
          <w:lang w:val="en-GB"/>
        </w:rPr>
        <w:t xml:space="preserve"> to visual stimuli</w:t>
      </w:r>
      <w:r w:rsidR="000668EE" w:rsidRPr="00DC6DFA">
        <w:rPr>
          <w:rFonts w:cstheme="minorHAnsi"/>
          <w:lang w:val="en-GB"/>
        </w:rPr>
        <w:t xml:space="preserve"> in ON-</w:t>
      </w:r>
      <w:r w:rsidRPr="00DC6DFA">
        <w:rPr>
          <w:rFonts w:cstheme="minorHAnsi"/>
          <w:lang w:val="en-GB"/>
        </w:rPr>
        <w:t>cell</w:t>
      </w:r>
      <w:r w:rsidR="000668EE" w:rsidRPr="00DC6DFA">
        <w:rPr>
          <w:rFonts w:cstheme="minorHAnsi"/>
          <w:lang w:val="en-GB"/>
        </w:rPr>
        <w:t>s are always</w:t>
      </w:r>
      <w:r w:rsidRPr="00DC6DFA">
        <w:rPr>
          <w:rFonts w:cstheme="minorHAnsi"/>
          <w:lang w:val="en-GB"/>
        </w:rPr>
        <w:t xml:space="preserve"> </w:t>
      </w:r>
      <w:r w:rsidRPr="00DC6DFA">
        <w:rPr>
          <w:lang w:val="en-GB"/>
        </w:rPr>
        <w:t xml:space="preserve">accompanied by suppression </w:t>
      </w:r>
      <w:r w:rsidR="0056653B" w:rsidRPr="00DC6DFA">
        <w:rPr>
          <w:lang w:val="en-GB"/>
        </w:rPr>
        <w:t>in</w:t>
      </w:r>
      <w:r w:rsidRPr="00DC6DFA">
        <w:rPr>
          <w:lang w:val="en-GB"/>
        </w:rPr>
        <w:t xml:space="preserve"> </w:t>
      </w:r>
      <w:r w:rsidR="00CE7C44">
        <w:rPr>
          <w:lang w:val="en-GB"/>
        </w:rPr>
        <w:t>OFF-centre</w:t>
      </w:r>
      <w:r w:rsidRPr="00DC6DFA">
        <w:rPr>
          <w:lang w:val="en-GB"/>
        </w:rPr>
        <w:t xml:space="preserve"> cells </w:t>
      </w:r>
      <w:r w:rsidR="0056653B" w:rsidRPr="00DC6DFA">
        <w:rPr>
          <w:lang w:val="en-GB"/>
        </w:rPr>
        <w:t xml:space="preserve">with receptive fields in nearby </w:t>
      </w:r>
      <w:r w:rsidRPr="00DC6DFA">
        <w:rPr>
          <w:lang w:val="en-GB"/>
        </w:rPr>
        <w:t>location</w:t>
      </w:r>
      <w:r w:rsidR="0056653B" w:rsidRPr="00DC6DFA">
        <w:rPr>
          <w:lang w:val="en-GB"/>
        </w:rPr>
        <w:t>s</w:t>
      </w:r>
      <w:r w:rsidR="002B39B2" w:rsidRPr="00DC6DFA">
        <w:rPr>
          <w:lang w:val="en-GB"/>
        </w:rPr>
        <w:t xml:space="preserve">. </w:t>
      </w:r>
      <w:r w:rsidR="000668EE" w:rsidRPr="00DC6DFA">
        <w:rPr>
          <w:lang w:val="en-GB"/>
        </w:rPr>
        <w:t xml:space="preserve">Indeed, one possibility is that this type of stimulation will create a ‘rivalrous’ stimulus (as when different stimuli are presented to each eye </w:t>
      </w:r>
      <w:r w:rsidR="00F86651" w:rsidRPr="00DC6DFA">
        <w:rPr>
          <w:lang w:val="en-GB"/>
        </w:rPr>
        <w:fldChar w:fldCharType="begin"/>
      </w:r>
      <w:r w:rsidR="001D7F73" w:rsidRPr="00DC6DFA">
        <w:rPr>
          <w:lang w:val="en-GB"/>
        </w:rPr>
        <w:instrText xml:space="preserve"> ADDIN EN.CITE &lt;EndNote&gt;&lt;Cite&gt;&lt;Author&gt;Wheatstone&lt;/Author&gt;&lt;Year&gt;1838&lt;/Year&gt;&lt;RecNum&gt;7103&lt;/RecNum&gt;&lt;DisplayText&gt;[46]&lt;/DisplayText&gt;&lt;record&gt;&lt;rec-number&gt;7103&lt;/rec-number&gt;&lt;foreign-keys&gt;&lt;key app="EN" db-id="fd5t2r59ttdwx3e00fn522dstxa5prvf2zvt"&gt;7103&lt;/key&gt;&lt;/foreign-keys&gt;&lt;ref-type name="Journal Article"&gt;17&lt;/ref-type&gt;&lt;contributors&gt;&lt;authors&gt;&lt;author&gt;Wheatstone, C.&lt;/author&gt;&lt;/authors&gt;&lt;/contributors&gt;&lt;titles&gt;&lt;title&gt;Contributions to the Physiology of Vision. Part the First. On Some Remarkable, and Hitherto Unobserved, Phenomena of Binocular Vision&lt;/title&gt;&lt;secondary-title&gt;Philosophical Transactions of the Royal Society of London&lt;/secondary-title&gt;&lt;/titles&gt;&lt;periodical&gt;&lt;full-title&gt;Philosophical Transactions of the Royal Society of London&lt;/full-title&gt;&lt;/periodical&gt;&lt;pages&gt;371-394&lt;/pages&gt;&lt;volume&gt;128&lt;/volume&gt;&lt;number&gt;0&lt;/number&gt;&lt;dates&gt;&lt;year&gt;1838&lt;/year&gt;&lt;pub-dates&gt;&lt;date&gt;January 1, 1838&lt;/date&gt;&lt;/pub-dates&gt;&lt;/dates&gt;&lt;isbn&gt;0261-0523&lt;/isbn&gt;&lt;urls&gt;&lt;related-urls&gt;&lt;url&gt;http://rstl.royalsocietypublishing.org/content/128/371.short&lt;/url&gt;&lt;/related-urls&gt;&lt;/urls&gt;&lt;electronic-resource-num&gt;10.1098/rstl.1838.0019&lt;/electronic-resource-num&gt;&lt;/record&gt;&lt;/Cite&gt;&lt;/EndNote&gt;</w:instrText>
      </w:r>
      <w:r w:rsidR="00F86651" w:rsidRPr="00DC6DFA">
        <w:rPr>
          <w:lang w:val="en-GB"/>
        </w:rPr>
        <w:fldChar w:fldCharType="separate"/>
      </w:r>
      <w:r w:rsidR="001D7F73" w:rsidRPr="00DC6DFA">
        <w:rPr>
          <w:lang w:val="en-GB"/>
        </w:rPr>
        <w:t>[</w:t>
      </w:r>
      <w:hyperlink w:anchor="_ENREF_46" w:tooltip="Wheatstone, 1838 #7103" w:history="1">
        <w:r w:rsidR="00123156" w:rsidRPr="00DC6DFA">
          <w:rPr>
            <w:lang w:val="en-GB"/>
          </w:rPr>
          <w:t>46</w:t>
        </w:r>
      </w:hyperlink>
      <w:r w:rsidR="001D7F73" w:rsidRPr="00DC6DFA">
        <w:rPr>
          <w:lang w:val="en-GB"/>
        </w:rPr>
        <w:t>]</w:t>
      </w:r>
      <w:r w:rsidR="00F86651" w:rsidRPr="00DC6DFA">
        <w:rPr>
          <w:lang w:val="en-GB"/>
        </w:rPr>
        <w:fldChar w:fldCharType="end"/>
      </w:r>
      <w:r w:rsidR="000668EE" w:rsidRPr="00DC6DFA">
        <w:rPr>
          <w:lang w:val="en-GB"/>
        </w:rPr>
        <w:t>) in which one pathway signals a blank field and the other signals some sort of visual stimulus</w:t>
      </w:r>
      <w:r w:rsidR="002B39B2" w:rsidRPr="00DC6DFA">
        <w:rPr>
          <w:lang w:val="en-GB"/>
        </w:rPr>
        <w:t>, as discussed more fully below</w:t>
      </w:r>
      <w:r w:rsidR="000668EE" w:rsidRPr="00DC6DFA">
        <w:rPr>
          <w:lang w:val="en-GB"/>
        </w:rPr>
        <w:t xml:space="preserve">. </w:t>
      </w:r>
    </w:p>
    <w:p w14:paraId="0BD1E7F8" w14:textId="77777777" w:rsidR="00ED16A7" w:rsidRPr="00DC6DFA" w:rsidRDefault="00ED16A7" w:rsidP="00ED16A7">
      <w:pPr>
        <w:pStyle w:val="Heading2"/>
        <w:rPr>
          <w:lang w:val="en-GB"/>
        </w:rPr>
      </w:pPr>
      <w:r w:rsidRPr="00DC6DFA">
        <w:rPr>
          <w:lang w:val="en-GB"/>
        </w:rPr>
        <w:t>The effects of unselective stimulation within ON- and OFF- pathways</w:t>
      </w:r>
    </w:p>
    <w:p w14:paraId="78079B03" w14:textId="233E662A" w:rsidR="006040DF" w:rsidRPr="00DC6DFA" w:rsidRDefault="00ED16A7" w:rsidP="00C630F1">
      <w:pPr>
        <w:rPr>
          <w:lang w:val="en-GB"/>
        </w:rPr>
      </w:pPr>
      <w:r w:rsidRPr="00DC6DFA">
        <w:rPr>
          <w:lang w:val="en-GB"/>
        </w:rPr>
        <w:t>Even if just OFF- or ON- pathway</w:t>
      </w:r>
      <w:r w:rsidR="00181346" w:rsidRPr="00DC6DFA">
        <w:rPr>
          <w:lang w:val="en-GB"/>
        </w:rPr>
        <w:t>s are</w:t>
      </w:r>
      <w:r w:rsidRPr="00DC6DFA">
        <w:rPr>
          <w:lang w:val="en-GB"/>
        </w:rPr>
        <w:t xml:space="preserve"> </w:t>
      </w:r>
      <w:r w:rsidR="00CE2F86" w:rsidRPr="00DC6DFA">
        <w:rPr>
          <w:lang w:val="en-GB"/>
        </w:rPr>
        <w:t xml:space="preserve">selectively </w:t>
      </w:r>
      <w:r w:rsidRPr="00DC6DFA">
        <w:rPr>
          <w:lang w:val="en-GB"/>
        </w:rPr>
        <w:t xml:space="preserve">stimulated, any stimulation protocol will </w:t>
      </w:r>
      <w:r w:rsidR="00181346" w:rsidRPr="00DC6DFA">
        <w:rPr>
          <w:lang w:val="en-GB"/>
        </w:rPr>
        <w:t>require</w:t>
      </w:r>
      <w:r w:rsidR="008F7FC7" w:rsidRPr="00DC6DFA">
        <w:rPr>
          <w:lang w:val="en-GB"/>
        </w:rPr>
        <w:t xml:space="preserve"> a compromise across cell </w:t>
      </w:r>
      <w:r w:rsidRPr="00DC6DFA">
        <w:rPr>
          <w:lang w:val="en-GB"/>
        </w:rPr>
        <w:t xml:space="preserve">types </w:t>
      </w:r>
      <w:r w:rsidR="00661CEF" w:rsidRPr="00DC6DFA">
        <w:rPr>
          <w:lang w:val="en-GB"/>
        </w:rPr>
        <w:t>whose</w:t>
      </w:r>
      <w:r w:rsidRPr="00DC6DFA">
        <w:rPr>
          <w:lang w:val="en-GB"/>
        </w:rPr>
        <w:t xml:space="preserve"> functional response properties</w:t>
      </w:r>
      <w:r w:rsidR="00661CEF" w:rsidRPr="00DC6DFA">
        <w:rPr>
          <w:lang w:val="en-GB"/>
        </w:rPr>
        <w:t xml:space="preserve"> differ in terms of their receptive field size, transience and chromatic tuning.</w:t>
      </w:r>
      <w:r w:rsidRPr="00DC6DFA">
        <w:rPr>
          <w:lang w:val="en-GB"/>
        </w:rPr>
        <w:t xml:space="preserve"> </w:t>
      </w:r>
      <w:r w:rsidR="00181346" w:rsidRPr="00DC6DFA">
        <w:rPr>
          <w:lang w:val="en-GB"/>
        </w:rPr>
        <w:t>Thus,</w:t>
      </w:r>
      <w:r w:rsidR="006040DF" w:rsidRPr="00DC6DFA">
        <w:rPr>
          <w:lang w:val="en-GB"/>
        </w:rPr>
        <w:t xml:space="preserve"> a</w:t>
      </w:r>
      <w:r w:rsidR="00C630F1" w:rsidRPr="00DC6DFA">
        <w:rPr>
          <w:lang w:val="en-GB"/>
        </w:rPr>
        <w:t xml:space="preserve"> </w:t>
      </w:r>
      <w:r w:rsidR="006040DF" w:rsidRPr="00DC6DFA">
        <w:rPr>
          <w:lang w:val="en-GB"/>
        </w:rPr>
        <w:t>stimulation protocol</w:t>
      </w:r>
      <w:r w:rsidR="00C630F1" w:rsidRPr="00DC6DFA">
        <w:rPr>
          <w:lang w:val="en-GB"/>
        </w:rPr>
        <w:t xml:space="preserve"> that </w:t>
      </w:r>
      <w:r w:rsidR="006040DF" w:rsidRPr="00DC6DFA">
        <w:rPr>
          <w:lang w:val="en-GB"/>
        </w:rPr>
        <w:t>matches</w:t>
      </w:r>
      <w:r w:rsidR="00C630F1" w:rsidRPr="00DC6DFA">
        <w:rPr>
          <w:lang w:val="en-GB"/>
        </w:rPr>
        <w:t xml:space="preserve"> the average or the modal rate</w:t>
      </w:r>
      <w:r w:rsidR="006040DF" w:rsidRPr="00DC6DFA">
        <w:rPr>
          <w:lang w:val="en-GB"/>
        </w:rPr>
        <w:t xml:space="preserve"> of cells within the </w:t>
      </w:r>
      <w:r w:rsidR="00181346" w:rsidRPr="00DC6DFA">
        <w:rPr>
          <w:lang w:val="en-GB"/>
        </w:rPr>
        <w:t xml:space="preserve">ON- or OFF- </w:t>
      </w:r>
      <w:r w:rsidR="006040DF" w:rsidRPr="00DC6DFA">
        <w:rPr>
          <w:lang w:val="en-GB"/>
        </w:rPr>
        <w:t>pathway</w:t>
      </w:r>
      <w:r w:rsidR="00C630F1" w:rsidRPr="00DC6DFA">
        <w:rPr>
          <w:lang w:val="en-GB"/>
        </w:rPr>
        <w:t xml:space="preserve">, will provide a remarkably poor description of the firing of any individual cell. </w:t>
      </w:r>
    </w:p>
    <w:p w14:paraId="7B9DF840" w14:textId="1B9839E1" w:rsidR="00ED16A7" w:rsidRPr="00DC6DFA" w:rsidRDefault="00181346" w:rsidP="00C630F1">
      <w:pPr>
        <w:rPr>
          <w:lang w:val="en-GB"/>
        </w:rPr>
      </w:pPr>
      <w:r w:rsidRPr="00DC6DFA">
        <w:rPr>
          <w:lang w:val="en-GB"/>
        </w:rPr>
        <w:t>Thus for optogenetics and small cell photoswitches the choice of targets may prove a ‘devil’s choice’</w:t>
      </w:r>
      <w:r w:rsidR="00ED16A7" w:rsidRPr="00DC6DFA">
        <w:rPr>
          <w:lang w:val="en-GB"/>
        </w:rPr>
        <w:t xml:space="preserve">. If cells with too broad a range of functional properties are stimulated then the information carried by </w:t>
      </w:r>
      <w:r w:rsidR="00C630F1" w:rsidRPr="00DC6DFA">
        <w:rPr>
          <w:lang w:val="en-GB"/>
        </w:rPr>
        <w:t xml:space="preserve">spikes </w:t>
      </w:r>
      <w:r w:rsidRPr="00DC6DFA">
        <w:rPr>
          <w:lang w:val="en-GB"/>
        </w:rPr>
        <w:t>may become</w:t>
      </w:r>
      <w:r w:rsidR="00C630F1" w:rsidRPr="00DC6DFA">
        <w:rPr>
          <w:lang w:val="en-GB"/>
        </w:rPr>
        <w:t xml:space="preserve"> temporally garbled</w:t>
      </w:r>
      <w:r w:rsidR="00ED16A7" w:rsidRPr="00DC6DFA">
        <w:rPr>
          <w:lang w:val="en-GB"/>
        </w:rPr>
        <w:t xml:space="preserve">. If too narrow a collection of cells is stimulated then the perceptual representation </w:t>
      </w:r>
      <w:r w:rsidRPr="00DC6DFA">
        <w:rPr>
          <w:lang w:val="en-GB"/>
        </w:rPr>
        <w:t>may prove too</w:t>
      </w:r>
      <w:r w:rsidR="00ED16A7" w:rsidRPr="00DC6DFA">
        <w:rPr>
          <w:lang w:val="en-GB"/>
        </w:rPr>
        <w:t xml:space="preserve"> highly impoverished. </w:t>
      </w:r>
    </w:p>
    <w:p w14:paraId="4157FA3C" w14:textId="63512B58" w:rsidR="00F70598" w:rsidRPr="00DC6DFA" w:rsidRDefault="00F70598" w:rsidP="00D24A26">
      <w:pPr>
        <w:pStyle w:val="Heading2"/>
        <w:rPr>
          <w:lang w:val="en-GB"/>
        </w:rPr>
      </w:pPr>
      <w:r w:rsidRPr="00DC6DFA">
        <w:rPr>
          <w:lang w:val="en-GB"/>
        </w:rPr>
        <w:t>The effect of stimulating both ON- and OFF- pathways</w:t>
      </w:r>
    </w:p>
    <w:p w14:paraId="75191AF9" w14:textId="366D4B67" w:rsidR="008400BD" w:rsidRPr="00DC6DFA" w:rsidRDefault="00ED16A7" w:rsidP="00FD5430">
      <w:pPr>
        <w:rPr>
          <w:lang w:val="en-GB"/>
        </w:rPr>
      </w:pPr>
      <w:r w:rsidRPr="00DC6DFA">
        <w:rPr>
          <w:lang w:val="en-GB"/>
        </w:rPr>
        <w:t xml:space="preserve">Current electrical </w:t>
      </w:r>
      <w:r w:rsidR="00CD0CDB" w:rsidRPr="00DC6DFA">
        <w:rPr>
          <w:lang w:val="en-GB"/>
        </w:rPr>
        <w:t xml:space="preserve">prosthetics </w:t>
      </w:r>
      <w:r w:rsidR="00CD0CDB" w:rsidRPr="00DC6DFA">
        <w:rPr>
          <w:rFonts w:cstheme="minorHAnsi"/>
          <w:lang w:val="en-GB"/>
        </w:rPr>
        <w:t xml:space="preserve">stimulate a </w:t>
      </w:r>
      <w:r w:rsidR="008F7FC7" w:rsidRPr="00DC6DFA">
        <w:rPr>
          <w:rFonts w:cstheme="minorHAnsi"/>
          <w:lang w:val="en-GB"/>
        </w:rPr>
        <w:t xml:space="preserve">wide range of cells </w:t>
      </w:r>
      <w:r w:rsidR="00CD0CDB" w:rsidRPr="00DC6DFA">
        <w:rPr>
          <w:rFonts w:cstheme="minorHAnsi"/>
          <w:lang w:val="en-GB"/>
        </w:rPr>
        <w:t>(ganglion, bipolar and amacrine cells</w:t>
      </w:r>
      <w:r w:rsidRPr="00DC6DFA">
        <w:rPr>
          <w:rFonts w:cstheme="minorHAnsi"/>
          <w:lang w:val="en-GB"/>
        </w:rPr>
        <w:t>, also</w:t>
      </w:r>
      <w:r w:rsidRPr="00DC6DFA">
        <w:rPr>
          <w:lang w:val="en-GB"/>
        </w:rPr>
        <w:t xml:space="preserve"> </w:t>
      </w:r>
      <w:r w:rsidR="00440B68">
        <w:rPr>
          <w:lang w:val="en-GB"/>
        </w:rPr>
        <w:t xml:space="preserve">ganglion cell </w:t>
      </w:r>
      <w:r w:rsidRPr="00DC6DFA">
        <w:rPr>
          <w:lang w:val="en-GB"/>
        </w:rPr>
        <w:t xml:space="preserve">axon </w:t>
      </w:r>
      <w:r w:rsidR="00CE7C44" w:rsidRPr="00DC6DFA">
        <w:rPr>
          <w:lang w:val="en-GB"/>
        </w:rPr>
        <w:t>fibres</w:t>
      </w:r>
      <w:r w:rsidRPr="00DC6DFA">
        <w:rPr>
          <w:lang w:val="en-GB"/>
        </w:rPr>
        <w:t>, as discussed in the next section</w:t>
      </w:r>
      <w:r w:rsidR="008F7FC7" w:rsidRPr="00DC6DFA">
        <w:rPr>
          <w:rFonts w:cstheme="minorHAnsi"/>
          <w:lang w:val="en-GB"/>
        </w:rPr>
        <w:t xml:space="preserve">). Moreover, </w:t>
      </w:r>
      <w:r w:rsidR="008F7FC7" w:rsidRPr="00DC6DFA">
        <w:rPr>
          <w:lang w:val="en-GB"/>
        </w:rPr>
        <w:t xml:space="preserve">the spiking pattern elicited by electrical stimulation is similar across all these cells, regardless of whether the cell is ON or OFF </w:t>
      </w:r>
      <w:r w:rsidR="00CE7C44" w:rsidRPr="00DC6DFA">
        <w:rPr>
          <w:lang w:val="en-GB"/>
        </w:rPr>
        <w:t>centre</w:t>
      </w:r>
      <w:r w:rsidRPr="00DC6DFA">
        <w:rPr>
          <w:lang w:val="en-GB"/>
        </w:rPr>
        <w:t xml:space="preserve"> and </w:t>
      </w:r>
      <w:r w:rsidR="0029568E" w:rsidRPr="00DC6DFA">
        <w:rPr>
          <w:lang w:val="en-GB"/>
        </w:rPr>
        <w:t>regardless of</w:t>
      </w:r>
      <w:r w:rsidR="008F7FC7" w:rsidRPr="00DC6DFA">
        <w:rPr>
          <w:lang w:val="en-GB"/>
        </w:rPr>
        <w:t xml:space="preserve"> cell type (parasol, midget etc.). </w:t>
      </w:r>
      <w:r w:rsidR="00CD0CDB" w:rsidRPr="00DC6DFA">
        <w:rPr>
          <w:lang w:val="en-GB"/>
        </w:rPr>
        <w:t>This pattern of simultaneous firing is strikingly different from the normal responses of the retina</w:t>
      </w:r>
      <w:r w:rsidR="00C630F1" w:rsidRPr="00DC6DFA">
        <w:rPr>
          <w:lang w:val="en-GB"/>
        </w:rPr>
        <w:t>.</w:t>
      </w:r>
      <w:r w:rsidR="00497D20" w:rsidRPr="00DC6DFA">
        <w:rPr>
          <w:lang w:val="en-GB"/>
        </w:rPr>
        <w:t xml:space="preserve"> </w:t>
      </w:r>
      <w:r w:rsidR="00497D20" w:rsidRPr="00DC6DFA">
        <w:rPr>
          <w:lang w:val="en-GB"/>
        </w:rPr>
        <w:lastRenderedPageBreak/>
        <w:t xml:space="preserve">Indeed, the simultaneous firing of both ON- and OFF- ganglion cells representing the same location is something that never happens naturally. </w:t>
      </w:r>
    </w:p>
    <w:p w14:paraId="5F2CA9C8" w14:textId="1C154BD6" w:rsidR="00CD0CDB" w:rsidRPr="00DC6DFA" w:rsidRDefault="00EF5FCA" w:rsidP="00CD0CDB">
      <w:pPr>
        <w:rPr>
          <w:lang w:val="en-GB"/>
        </w:rPr>
      </w:pPr>
      <w:r w:rsidRPr="00DC6DFA">
        <w:rPr>
          <w:lang w:val="en-GB"/>
        </w:rPr>
        <w:t>An example of</w:t>
      </w:r>
      <w:r w:rsidR="00757556" w:rsidRPr="00DC6DFA">
        <w:rPr>
          <w:lang w:val="en-GB"/>
        </w:rPr>
        <w:t xml:space="preserve"> </w:t>
      </w:r>
      <w:r w:rsidRPr="00DC6DFA">
        <w:rPr>
          <w:lang w:val="en-GB"/>
        </w:rPr>
        <w:t xml:space="preserve">the </w:t>
      </w:r>
      <w:r w:rsidR="00757556" w:rsidRPr="00DC6DFA">
        <w:rPr>
          <w:lang w:val="en-GB"/>
        </w:rPr>
        <w:t xml:space="preserve">potential </w:t>
      </w:r>
      <w:r w:rsidRPr="00DC6DFA">
        <w:rPr>
          <w:lang w:val="en-GB"/>
        </w:rPr>
        <w:t xml:space="preserve">perceptual consequences </w:t>
      </w:r>
      <w:r w:rsidR="00C630F1" w:rsidRPr="00DC6DFA">
        <w:rPr>
          <w:lang w:val="en-GB"/>
        </w:rPr>
        <w:t xml:space="preserve">of simultaneously activating ON- and OFF- pathways </w:t>
      </w:r>
      <w:r w:rsidR="00757556" w:rsidRPr="00DC6DFA">
        <w:rPr>
          <w:lang w:val="en-GB"/>
        </w:rPr>
        <w:t xml:space="preserve">can be seen in </w:t>
      </w:r>
      <w:r w:rsidR="00757556" w:rsidRPr="00DC6DFA">
        <w:rPr>
          <w:lang w:val="en-GB"/>
        </w:rPr>
        <w:fldChar w:fldCharType="begin"/>
      </w:r>
      <w:r w:rsidR="00757556" w:rsidRPr="00DC6DFA">
        <w:rPr>
          <w:lang w:val="en-GB"/>
        </w:rPr>
        <w:instrText xml:space="preserve"> REF _Ref408922271 \h </w:instrText>
      </w:r>
      <w:r w:rsidRPr="00DC6DFA">
        <w:rPr>
          <w:lang w:val="en-GB"/>
        </w:rPr>
        <w:instrText xml:space="preserve"> \* MERGEFORMAT </w:instrText>
      </w:r>
      <w:r w:rsidR="00757556" w:rsidRPr="00DC6DFA">
        <w:rPr>
          <w:lang w:val="en-GB"/>
        </w:rPr>
      </w:r>
      <w:r w:rsidR="00757556" w:rsidRPr="00DC6DFA">
        <w:rPr>
          <w:lang w:val="en-GB"/>
        </w:rPr>
        <w:fldChar w:fldCharType="separate"/>
      </w:r>
      <w:r w:rsidR="00C758D6" w:rsidRPr="00DC6DFA">
        <w:rPr>
          <w:lang w:val="en-GB"/>
        </w:rPr>
        <w:t xml:space="preserve">Figure </w:t>
      </w:r>
      <w:r w:rsidR="00C758D6">
        <w:rPr>
          <w:lang w:val="en-GB"/>
        </w:rPr>
        <w:t>1</w:t>
      </w:r>
      <w:r w:rsidR="00757556" w:rsidRPr="00DC6DFA">
        <w:rPr>
          <w:lang w:val="en-GB"/>
        </w:rPr>
        <w:fldChar w:fldCharType="end"/>
      </w:r>
      <w:r w:rsidR="0056653B" w:rsidRPr="00DC6DFA">
        <w:rPr>
          <w:lang w:val="en-GB"/>
        </w:rPr>
        <w:t>E</w:t>
      </w:r>
      <w:r w:rsidR="00CD0CDB" w:rsidRPr="00DC6DFA">
        <w:rPr>
          <w:lang w:val="en-GB"/>
        </w:rPr>
        <w:t>. As described above, Panels B and C</w:t>
      </w:r>
      <w:r w:rsidR="006328DF" w:rsidRPr="00DC6DFA">
        <w:rPr>
          <w:lang w:val="en-GB"/>
        </w:rPr>
        <w:t xml:space="preserve"> </w:t>
      </w:r>
      <w:r w:rsidR="00757556" w:rsidRPr="00DC6DFA">
        <w:rPr>
          <w:lang w:val="en-GB"/>
        </w:rPr>
        <w:t xml:space="preserve">show </w:t>
      </w:r>
      <w:r w:rsidR="00CE2F86" w:rsidRPr="00DC6DFA">
        <w:rPr>
          <w:lang w:val="en-GB"/>
        </w:rPr>
        <w:t>simple</w:t>
      </w:r>
      <w:r w:rsidR="00757556" w:rsidRPr="00DC6DFA">
        <w:rPr>
          <w:lang w:val="en-GB"/>
        </w:rPr>
        <w:t xml:space="preserve"> approximations of the representations </w:t>
      </w:r>
      <w:r w:rsidRPr="00DC6DFA">
        <w:rPr>
          <w:lang w:val="en-GB"/>
        </w:rPr>
        <w:t xml:space="preserve">thought to be </w:t>
      </w:r>
      <w:r w:rsidR="00757556" w:rsidRPr="00DC6DFA">
        <w:rPr>
          <w:lang w:val="en-GB"/>
        </w:rPr>
        <w:t xml:space="preserve">carried by ON- and OFF- </w:t>
      </w:r>
      <w:r w:rsidR="00FD5430" w:rsidRPr="00DC6DFA">
        <w:rPr>
          <w:lang w:val="en-GB"/>
        </w:rPr>
        <w:t>pathways</w:t>
      </w:r>
      <w:r w:rsidR="00CE2F86" w:rsidRPr="00DC6DFA">
        <w:rPr>
          <w:lang w:val="en-GB"/>
        </w:rPr>
        <w:t>.</w:t>
      </w:r>
      <w:r w:rsidR="0062169A" w:rsidRPr="00DC6DFA">
        <w:rPr>
          <w:lang w:val="en-GB"/>
        </w:rPr>
        <w:t xml:space="preserve"> </w:t>
      </w:r>
      <w:r w:rsidR="00757556" w:rsidRPr="00DC6DFA">
        <w:rPr>
          <w:lang w:val="en-GB"/>
        </w:rPr>
        <w:t xml:space="preserve">When combined appropriately the two representations produce </w:t>
      </w:r>
      <w:r w:rsidR="00757556" w:rsidRPr="00DC6DFA">
        <w:rPr>
          <w:rFonts w:cstheme="minorHAnsi"/>
          <w:lang w:val="en-GB"/>
        </w:rPr>
        <w:t>a band-pass version of the original image</w:t>
      </w:r>
      <w:r w:rsidRPr="00DC6DFA">
        <w:rPr>
          <w:rFonts w:cstheme="minorHAnsi"/>
          <w:lang w:val="en-GB"/>
        </w:rPr>
        <w:t xml:space="preserve"> (Panel </w:t>
      </w:r>
      <w:r w:rsidR="00DB0904" w:rsidRPr="00DC6DFA">
        <w:rPr>
          <w:rFonts w:cstheme="minorHAnsi"/>
          <w:lang w:val="en-GB"/>
        </w:rPr>
        <w:t>D</w:t>
      </w:r>
      <w:r w:rsidRPr="00DC6DFA">
        <w:rPr>
          <w:rFonts w:cstheme="minorHAnsi"/>
          <w:lang w:val="en-GB"/>
        </w:rPr>
        <w:t>)</w:t>
      </w:r>
      <w:r w:rsidR="00757556" w:rsidRPr="00DC6DFA">
        <w:rPr>
          <w:rFonts w:cstheme="minorHAnsi"/>
          <w:lang w:val="en-GB"/>
        </w:rPr>
        <w:t xml:space="preserve">. </w:t>
      </w:r>
      <w:r w:rsidRPr="00DC6DFA">
        <w:rPr>
          <w:rFonts w:cstheme="minorHAnsi"/>
          <w:lang w:val="en-GB"/>
        </w:rPr>
        <w:t>However, w</w:t>
      </w:r>
      <w:r w:rsidR="00F66240" w:rsidRPr="00DC6DFA">
        <w:rPr>
          <w:rFonts w:cstheme="minorHAnsi"/>
          <w:lang w:val="en-GB"/>
        </w:rPr>
        <w:t xml:space="preserve">hen combined with a sign-flip, </w:t>
      </w:r>
      <w:r w:rsidR="00757556" w:rsidRPr="00DC6DFA">
        <w:rPr>
          <w:rFonts w:cstheme="minorHAnsi"/>
          <w:lang w:val="en-GB"/>
        </w:rPr>
        <w:t>as would occur if both ON- and OFF- cells were identically stimulated</w:t>
      </w:r>
      <w:r w:rsidR="00F66240" w:rsidRPr="00DC6DFA">
        <w:rPr>
          <w:rFonts w:cstheme="minorHAnsi"/>
          <w:lang w:val="en-GB"/>
        </w:rPr>
        <w:t xml:space="preserve"> </w:t>
      </w:r>
      <w:r w:rsidR="0029568E" w:rsidRPr="00DC6DFA">
        <w:rPr>
          <w:rFonts w:cstheme="minorHAnsi"/>
          <w:lang w:val="en-GB"/>
        </w:rPr>
        <w:t xml:space="preserve">(with the additional presumption </w:t>
      </w:r>
      <w:r w:rsidR="00F66240" w:rsidRPr="00DC6DFA">
        <w:rPr>
          <w:lang w:val="en-GB"/>
        </w:rPr>
        <w:t>that equal stimulation in ON- and OFF- pa</w:t>
      </w:r>
      <w:r w:rsidR="0029568E" w:rsidRPr="00DC6DFA">
        <w:rPr>
          <w:lang w:val="en-GB"/>
        </w:rPr>
        <w:t>thways ‘cancels each other out’)</w:t>
      </w:r>
      <w:r w:rsidR="00F66240" w:rsidRPr="00DC6DFA">
        <w:rPr>
          <w:lang w:val="en-GB"/>
        </w:rPr>
        <w:t xml:space="preserve"> the resulting </w:t>
      </w:r>
      <w:r w:rsidR="00F66240" w:rsidRPr="00DC6DFA">
        <w:rPr>
          <w:rFonts w:cstheme="minorHAnsi"/>
          <w:lang w:val="en-GB"/>
        </w:rPr>
        <w:t>perceptual image is a ‘cartoon sketch’ of outlines</w:t>
      </w:r>
      <w:r w:rsidR="00ED16A7" w:rsidRPr="00DC6DFA">
        <w:rPr>
          <w:rFonts w:cstheme="minorHAnsi"/>
          <w:color w:val="auto"/>
          <w:lang w:val="en-GB"/>
        </w:rPr>
        <w:t xml:space="preserve"> </w:t>
      </w:r>
      <w:r w:rsidR="00F66240" w:rsidRPr="00DC6DFA">
        <w:rPr>
          <w:rFonts w:cstheme="minorHAnsi"/>
          <w:lang w:val="en-GB"/>
        </w:rPr>
        <w:t>(Panel E)</w:t>
      </w:r>
      <w:r w:rsidR="00ED16A7" w:rsidRPr="00DC6DFA">
        <w:rPr>
          <w:rFonts w:cstheme="minorHAnsi"/>
          <w:color w:val="auto"/>
          <w:lang w:val="en-GB"/>
        </w:rPr>
        <w:t>.</w:t>
      </w:r>
      <w:r w:rsidR="000668EE" w:rsidRPr="00DC6DFA">
        <w:rPr>
          <w:rFonts w:cstheme="minorHAnsi"/>
          <w:color w:val="auto"/>
          <w:lang w:val="en-GB"/>
        </w:rPr>
        <w:t xml:space="preserve"> Alternatively, as </w:t>
      </w:r>
      <w:r w:rsidR="00F66240" w:rsidRPr="00DC6DFA">
        <w:rPr>
          <w:rFonts w:cstheme="minorHAnsi"/>
          <w:color w:val="auto"/>
          <w:lang w:val="en-GB"/>
        </w:rPr>
        <w:t>mentioned</w:t>
      </w:r>
      <w:r w:rsidR="000668EE" w:rsidRPr="00DC6DFA">
        <w:rPr>
          <w:rFonts w:cstheme="minorHAnsi"/>
          <w:color w:val="auto"/>
          <w:lang w:val="en-GB"/>
        </w:rPr>
        <w:t xml:space="preserve"> above, this pattern of stimulation</w:t>
      </w:r>
      <w:r w:rsidR="00A622CC">
        <w:rPr>
          <w:rFonts w:cstheme="minorHAnsi"/>
          <w:color w:val="auto"/>
          <w:lang w:val="en-GB"/>
        </w:rPr>
        <w:t>,</w:t>
      </w:r>
      <w:r w:rsidR="000668EE" w:rsidRPr="00DC6DFA">
        <w:rPr>
          <w:rFonts w:cstheme="minorHAnsi"/>
          <w:color w:val="auto"/>
          <w:lang w:val="en-GB"/>
        </w:rPr>
        <w:t xml:space="preserve"> in which contradictory information is carried by ON- and OFF- channels</w:t>
      </w:r>
      <w:r w:rsidR="00A622CC">
        <w:rPr>
          <w:rFonts w:cstheme="minorHAnsi"/>
          <w:color w:val="auto"/>
          <w:lang w:val="en-GB"/>
        </w:rPr>
        <w:t>,</w:t>
      </w:r>
      <w:r w:rsidR="000668EE" w:rsidRPr="00DC6DFA">
        <w:rPr>
          <w:rFonts w:cstheme="minorHAnsi"/>
          <w:color w:val="auto"/>
          <w:lang w:val="en-GB"/>
        </w:rPr>
        <w:t xml:space="preserve"> may create</w:t>
      </w:r>
      <w:r w:rsidR="000668EE" w:rsidRPr="00DC6DFA">
        <w:rPr>
          <w:lang w:val="en-GB"/>
        </w:rPr>
        <w:t xml:space="preserve"> a </w:t>
      </w:r>
      <w:r w:rsidR="00F66240" w:rsidRPr="00DC6DFA">
        <w:rPr>
          <w:lang w:val="en-GB"/>
        </w:rPr>
        <w:t>‘rivalrous’ stimulus (</w:t>
      </w:r>
      <w:r w:rsidR="00B03066">
        <w:rPr>
          <w:lang w:val="en-GB"/>
        </w:rPr>
        <w:t>similar to the binocular rivalry that occurs</w:t>
      </w:r>
      <w:r w:rsidR="00F66240" w:rsidRPr="00DC6DFA">
        <w:rPr>
          <w:lang w:val="en-GB"/>
        </w:rPr>
        <w:t xml:space="preserve"> when different images are presented to each eye </w:t>
      </w:r>
      <w:r w:rsidR="00F66240" w:rsidRPr="00DC6DFA">
        <w:rPr>
          <w:lang w:val="en-GB"/>
        </w:rPr>
        <w:fldChar w:fldCharType="begin"/>
      </w:r>
      <w:r w:rsidR="001D7F73" w:rsidRPr="00DC6DFA">
        <w:rPr>
          <w:lang w:val="en-GB"/>
        </w:rPr>
        <w:instrText xml:space="preserve"> ADDIN EN.CITE &lt;EndNote&gt;&lt;Cite&gt;&lt;Author&gt;Wheatstone&lt;/Author&gt;&lt;Year&gt;1838&lt;/Year&gt;&lt;RecNum&gt;7103&lt;/RecNum&gt;&lt;DisplayText&gt;[46]&lt;/DisplayText&gt;&lt;record&gt;&lt;rec-number&gt;7103&lt;/rec-number&gt;&lt;foreign-keys&gt;&lt;key app="EN" db-id="fd5t2r59ttdwx3e00fn522dstxa5prvf2zvt"&gt;7103&lt;/key&gt;&lt;/foreign-keys&gt;&lt;ref-type name="Journal Article"&gt;17&lt;/ref-type&gt;&lt;contributors&gt;&lt;authors&gt;&lt;author&gt;Wheatstone, C.&lt;/author&gt;&lt;/authors&gt;&lt;/contributors&gt;&lt;titles&gt;&lt;title&gt;Contributions to the Physiology of Vision. Part the First. On Some Remarkable, and Hitherto Unobserved, Phenomena of Binocular Vision&lt;/title&gt;&lt;secondary-title&gt;Philosophical Transactions of the Royal Society of London&lt;/secondary-title&gt;&lt;/titles&gt;&lt;periodical&gt;&lt;full-title&gt;Philosophical Transactions of the Royal Society of London&lt;/full-title&gt;&lt;/periodical&gt;&lt;pages&gt;371-394&lt;/pages&gt;&lt;volume&gt;128&lt;/volume&gt;&lt;number&gt;0&lt;/number&gt;&lt;dates&gt;&lt;year&gt;1838&lt;/year&gt;&lt;pub-dates&gt;&lt;date&gt;January 1, 1838&lt;/date&gt;&lt;/pub-dates&gt;&lt;/dates&gt;&lt;isbn&gt;0261-0523&lt;/isbn&gt;&lt;urls&gt;&lt;related-urls&gt;&lt;url&gt;http://rstl.royalsocietypublishing.org/content/128/371.short&lt;/url&gt;&lt;/related-urls&gt;&lt;/urls&gt;&lt;electronic-resource-num&gt;10.1098/rstl.1838.0019&lt;/electronic-resource-num&gt;&lt;/record&gt;&lt;/Cite&gt;&lt;/EndNote&gt;</w:instrText>
      </w:r>
      <w:r w:rsidR="00F66240" w:rsidRPr="00DC6DFA">
        <w:rPr>
          <w:lang w:val="en-GB"/>
        </w:rPr>
        <w:fldChar w:fldCharType="separate"/>
      </w:r>
      <w:r w:rsidR="001D7F73" w:rsidRPr="00DC6DFA">
        <w:rPr>
          <w:lang w:val="en-GB"/>
        </w:rPr>
        <w:t>[</w:t>
      </w:r>
      <w:hyperlink w:anchor="_ENREF_46" w:tooltip="Wheatstone, 1838 #7103" w:history="1">
        <w:r w:rsidR="00123156" w:rsidRPr="00DC6DFA">
          <w:rPr>
            <w:lang w:val="en-GB"/>
          </w:rPr>
          <w:t>46</w:t>
        </w:r>
      </w:hyperlink>
      <w:r w:rsidR="001D7F73" w:rsidRPr="00DC6DFA">
        <w:rPr>
          <w:lang w:val="en-GB"/>
        </w:rPr>
        <w:t>]</w:t>
      </w:r>
      <w:r w:rsidR="00F66240" w:rsidRPr="00DC6DFA">
        <w:rPr>
          <w:lang w:val="en-GB"/>
        </w:rPr>
        <w:fldChar w:fldCharType="end"/>
      </w:r>
      <w:r w:rsidR="00F66240" w:rsidRPr="00DC6DFA">
        <w:rPr>
          <w:lang w:val="en-GB"/>
        </w:rPr>
        <w:t xml:space="preserve">) in which the percept might either be dominated by either the ON- or the </w:t>
      </w:r>
      <w:r w:rsidR="00CE7C44">
        <w:rPr>
          <w:lang w:val="en-GB"/>
        </w:rPr>
        <w:t>OFF-centre</w:t>
      </w:r>
      <w:r w:rsidR="00F66240" w:rsidRPr="00DC6DFA">
        <w:rPr>
          <w:lang w:val="en-GB"/>
        </w:rPr>
        <w:t xml:space="preserve"> path</w:t>
      </w:r>
      <w:r w:rsidR="00463EBC" w:rsidRPr="00DC6DFA">
        <w:rPr>
          <w:lang w:val="en-GB"/>
        </w:rPr>
        <w:t>way, or might dynamically shift</w:t>
      </w:r>
      <w:r w:rsidR="00F66240" w:rsidRPr="00DC6DFA">
        <w:rPr>
          <w:lang w:val="en-GB"/>
        </w:rPr>
        <w:t xml:space="preserve"> between the representation carried by each pathway. </w:t>
      </w:r>
    </w:p>
    <w:p w14:paraId="707CBEDD" w14:textId="597CBA6E" w:rsidR="00BA6FBB" w:rsidRDefault="005F7520" w:rsidP="005F7520">
      <w:pPr>
        <w:pStyle w:val="Heading1"/>
        <w:rPr>
          <w:lang w:val="en-GB"/>
        </w:rPr>
      </w:pPr>
      <w:r>
        <w:rPr>
          <w:lang w:val="en-GB"/>
        </w:rPr>
        <w:lastRenderedPageBreak/>
        <w:t>Axonal stimulation</w:t>
      </w:r>
      <w:r w:rsidR="00A90BED" w:rsidRPr="00DC6DFA">
        <w:rPr>
          <w:lang w:val="en-GB"/>
        </w:rPr>
        <w:t xml:space="preserve">Retinal prosthetics can either be implanted </w:t>
      </w:r>
      <w:r w:rsidR="00E610F3" w:rsidRPr="00DC6DFA">
        <w:rPr>
          <w:lang w:val="en-GB"/>
        </w:rPr>
        <w:t>subretinally</w:t>
      </w:r>
      <w:r w:rsidR="00D222DD" w:rsidRPr="00DC6DFA">
        <w:rPr>
          <w:lang w:val="en-GB"/>
        </w:rPr>
        <w:t xml:space="preserve"> next to the choroid</w:t>
      </w:r>
      <w:r w:rsidR="00E610F3" w:rsidRPr="00DC6DFA">
        <w:rPr>
          <w:lang w:val="en-GB"/>
        </w:rPr>
        <w:t>, in the space of the mi</w:t>
      </w:r>
      <w:r w:rsidR="00D222DD" w:rsidRPr="00DC6DFA">
        <w:rPr>
          <w:lang w:val="en-GB"/>
        </w:rPr>
        <w:t xml:space="preserve">ssing or ailing photoreceptors, </w:t>
      </w:r>
      <w:r w:rsidR="00E610F3" w:rsidRPr="00DC6DFA">
        <w:rPr>
          <w:lang w:val="en-GB"/>
        </w:rPr>
        <w:t xml:space="preserve">or </w:t>
      </w:r>
      <w:r w:rsidR="00A90BED" w:rsidRPr="00DC6DFA">
        <w:rPr>
          <w:lang w:val="en-GB"/>
        </w:rPr>
        <w:t xml:space="preserve">epiretinally, between the ganglion cells and the </w:t>
      </w:r>
      <w:r w:rsidR="00E610F3" w:rsidRPr="00DC6DFA">
        <w:rPr>
          <w:lang w:val="en-GB"/>
        </w:rPr>
        <w:t xml:space="preserve">vitreous </w:t>
      </w:r>
      <w:r w:rsidR="00CE7C44" w:rsidRPr="00DC6DFA">
        <w:rPr>
          <w:lang w:val="en-GB"/>
        </w:rPr>
        <w:t>humour</w:t>
      </w:r>
      <w:r w:rsidR="00A90BED" w:rsidRPr="00DC6DFA">
        <w:rPr>
          <w:lang w:val="en-GB"/>
        </w:rPr>
        <w:t xml:space="preserve">. </w:t>
      </w:r>
      <w:r w:rsidR="00E610F3" w:rsidRPr="00DC6DFA">
        <w:rPr>
          <w:lang w:val="en-GB"/>
        </w:rPr>
        <w:t xml:space="preserve">Every ganglion cell has an axon that traverses the retinal surface </w:t>
      </w:r>
      <w:r w:rsidR="00E610F3" w:rsidRPr="00DC6DFA">
        <w:rPr>
          <w:i/>
          <w:lang w:val="en-GB"/>
        </w:rPr>
        <w:t>en route</w:t>
      </w:r>
      <w:r w:rsidR="00E610F3" w:rsidRPr="00DC6DFA">
        <w:rPr>
          <w:lang w:val="en-GB"/>
        </w:rPr>
        <w:t xml:space="preserve"> to the optic nerve, between the ganglion cell bodies and the vitreous </w:t>
      </w:r>
      <w:r w:rsidR="00CE7C44" w:rsidRPr="00DC6DFA">
        <w:rPr>
          <w:lang w:val="en-GB"/>
        </w:rPr>
        <w:t>humour</w:t>
      </w:r>
      <w:r w:rsidR="00E610F3" w:rsidRPr="00DC6DFA">
        <w:rPr>
          <w:lang w:val="en-GB"/>
        </w:rPr>
        <w:t xml:space="preserve">, so in the case of epiretinal implantation, the </w:t>
      </w:r>
      <w:r w:rsidR="00833454" w:rsidRPr="00DC6DFA">
        <w:rPr>
          <w:lang w:val="en-GB"/>
        </w:rPr>
        <w:t xml:space="preserve">axon </w:t>
      </w:r>
      <w:r w:rsidR="00CE7C44">
        <w:rPr>
          <w:lang w:val="en-GB"/>
        </w:rPr>
        <w:t>fibre</w:t>
      </w:r>
      <w:r w:rsidR="00833454" w:rsidRPr="00DC6DFA">
        <w:rPr>
          <w:lang w:val="en-GB"/>
        </w:rPr>
        <w:t xml:space="preserve">s lie between the </w:t>
      </w:r>
      <w:r w:rsidR="00E610F3" w:rsidRPr="00DC6DFA">
        <w:rPr>
          <w:lang w:val="en-GB"/>
        </w:rPr>
        <w:t xml:space="preserve">electrodes </w:t>
      </w:r>
      <w:r w:rsidR="00833454" w:rsidRPr="00DC6DFA">
        <w:rPr>
          <w:lang w:val="en-GB"/>
        </w:rPr>
        <w:t>and cell bodies</w:t>
      </w:r>
      <w:r w:rsidR="00E610F3" w:rsidRPr="00DC6DFA">
        <w:rPr>
          <w:lang w:val="en-GB"/>
        </w:rPr>
        <w:t xml:space="preserve">. </w:t>
      </w:r>
      <w:r w:rsidR="00A90BED" w:rsidRPr="00DC6DFA">
        <w:rPr>
          <w:lang w:val="en-GB"/>
        </w:rPr>
        <w:t xml:space="preserve">Both animal models </w:t>
      </w:r>
      <w:r w:rsidR="00F86651" w:rsidRPr="00DC6DFA">
        <w:rPr>
          <w:lang w:val="en-GB"/>
        </w:rPr>
        <w:fldChar w:fldCharType="begin"/>
      </w:r>
      <w:r w:rsidR="001D7F73" w:rsidRPr="00DC6DFA">
        <w:rPr>
          <w:lang w:val="en-GB"/>
        </w:rPr>
        <w:instrText xml:space="preserve"> ADDIN EN.CITE &lt;EndNote&gt;&lt;Cite&gt;&lt;Author&gt;Jensen&lt;/Author&gt;&lt;Year&gt;2005&lt;/Year&gt;&lt;RecNum&gt;4182&lt;/RecNum&gt;&lt;DisplayText&gt;[47]&lt;/DisplayText&gt;&lt;record&gt;&lt;rec-number&gt;4182&lt;/rec-number&gt;&lt;foreign-keys&gt;&lt;key app="EN" db-id="fd5t2r59ttdwx3e00fn522dstxa5prvf2zvt"&gt;4182&lt;/key&gt;&lt;/foreign-keys&gt;&lt;ref-type name="Journal Article"&gt;17&lt;/ref-type&gt;&lt;contributors&gt;&lt;authors&gt;&lt;author&gt;Jensen, R. J.&lt;/author&gt;&lt;author&gt;Ziv, O. R.&lt;/author&gt;&lt;author&gt;Rizzo, J. F., 3rd&lt;/author&gt;&lt;/authors&gt;&lt;/contributors&gt;&lt;auth-address&gt;Center for Innovative Visual Rehabilitation, VA Boston Healthcare System, Boston, Massachusetts, USA. ralph.jensen@med.va.gov&lt;/auth-address&gt;&lt;titles&gt;&lt;title&gt;Thresholds for activation of rabbit retinal ganglion cells with relatively large, extracellular microelectrodes&lt;/title&gt;&lt;secondary-title&gt;Invest Ophthalmol Vis Sci&lt;/secondary-title&gt;&lt;/titles&gt;&lt;periodical&gt;&lt;full-title&gt;Invest Ophthalmol Vis Sci&lt;/full-title&gt;&lt;/periodical&gt;&lt;pages&gt;1486-96&lt;/pages&gt;&lt;volume&gt;46&lt;/volume&gt;&lt;number&gt;4&lt;/number&gt;&lt;keywords&gt;&lt;keyword&gt;Animals&lt;/keyword&gt;&lt;keyword&gt;Electric Conductivity&lt;/keyword&gt;&lt;keyword&gt;Electric Stimulation&lt;/keyword&gt;&lt;keyword&gt;Electrophysiology&lt;/keyword&gt;&lt;keyword&gt;Microelectrodes&lt;/keyword&gt;&lt;keyword&gt;Rabbits&lt;/keyword&gt;&lt;keyword&gt;Research Support, U.S. Gov&amp;apos;t, Non-P.H.S.&lt;/keyword&gt;&lt;keyword&gt;Retinal Ganglion Cells/*physiology&lt;/keyword&gt;&lt;keyword&gt;Sensory Thresholds/*physiology&lt;/keyword&gt;&lt;/keywords&gt;&lt;dates&gt;&lt;year&gt;2005&lt;/year&gt;&lt;pub-dates&gt;&lt;date&gt;Apr&lt;/date&gt;&lt;/pub-dates&gt;&lt;/dates&gt;&lt;accession-num&gt;15790920&lt;/accession-num&gt;&lt;urls&gt;&lt;related-urls&gt;&lt;url&gt;http://www.ncbi.nlm.nih.gov/entrez/query.fcgi?cmd=Retrieve&amp;amp;db=PubMed&amp;amp;dopt=Citation&amp;amp;list_uids=15790920 &lt;/url&gt;&lt;/related-urls&gt;&lt;/urls&gt;&lt;/record&gt;&lt;/Cite&gt;&lt;/EndNote&gt;</w:instrText>
      </w:r>
      <w:r w:rsidR="00F86651" w:rsidRPr="00DC6DFA">
        <w:rPr>
          <w:lang w:val="en-GB"/>
        </w:rPr>
        <w:fldChar w:fldCharType="separate"/>
      </w:r>
      <w:r w:rsidR="001D7F73" w:rsidRPr="00DC6DFA">
        <w:rPr>
          <w:lang w:val="en-GB"/>
        </w:rPr>
        <w:t>[</w:t>
      </w:r>
      <w:hyperlink w:anchor="_ENREF_47" w:tooltip="Jensen, 2005 #4182" w:history="1">
        <w:r w:rsidR="00123156" w:rsidRPr="00DC6DFA">
          <w:rPr>
            <w:lang w:val="en-GB"/>
          </w:rPr>
          <w:t>47</w:t>
        </w:r>
      </w:hyperlink>
      <w:r w:rsidR="001D7F73" w:rsidRPr="00DC6DFA">
        <w:rPr>
          <w:lang w:val="en-GB"/>
        </w:rPr>
        <w:t>]</w:t>
      </w:r>
      <w:r w:rsidR="00F86651" w:rsidRPr="00DC6DFA">
        <w:rPr>
          <w:lang w:val="en-GB"/>
        </w:rPr>
        <w:fldChar w:fldCharType="end"/>
      </w:r>
      <w:r w:rsidR="00C07A56" w:rsidRPr="00DC6DFA">
        <w:rPr>
          <w:lang w:val="en-GB"/>
        </w:rPr>
        <w:t xml:space="preserve">, </w:t>
      </w:r>
      <w:r w:rsidR="00CE7C44" w:rsidRPr="00DC6DFA">
        <w:rPr>
          <w:lang w:val="en-GB"/>
        </w:rPr>
        <w:t>modelling</w:t>
      </w:r>
      <w:r w:rsidR="00C07A56" w:rsidRPr="00DC6DFA">
        <w:rPr>
          <w:lang w:val="en-GB"/>
        </w:rPr>
        <w:t xml:space="preserve"> </w:t>
      </w:r>
      <w:r w:rsidR="00F86651" w:rsidRPr="00DC6DFA">
        <w:rPr>
          <w:lang w:val="en-GB"/>
        </w:rPr>
        <w:fldChar w:fldCharType="begin">
          <w:fldData xml:space="preserve">PEVuZE5vdGU+PENpdGU+PEF1dGhvcj5Uc2FpPC9BdXRob3I+PFllYXI+MjAxMjwvWWVhcj48UmVj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</w:fldData>
        </w:fldChar>
      </w:r>
      <w:r w:rsidR="001D7F73" w:rsidRPr="00DC6DFA">
        <w:rPr>
          <w:lang w:val="en-GB"/>
        </w:rPr>
        <w:instrText xml:space="preserve"> ADDIN EN.CITE </w:instrText>
      </w:r>
      <w:r w:rsidR="001D7F73" w:rsidRPr="00DC6DFA">
        <w:rPr>
          <w:lang w:val="en-GB"/>
        </w:rPr>
        <w:fldChar w:fldCharType="begin">
          <w:fldData xml:space="preserve">PEVuZE5vdGU+PENpdGU+PEF1dGhvcj5Uc2FpPC9BdXRob3I+PFllYXI+MjAxMjwvWWVhcj48UmVj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</w:fldData>
        </w:fldChar>
      </w:r>
      <w:r w:rsidR="001D7F73" w:rsidRPr="00DC6DFA">
        <w:rPr>
          <w:lang w:val="en-GB"/>
        </w:rPr>
        <w:instrText xml:space="preserve"> ADDIN EN.CITE.DATA </w:instrText>
      </w:r>
      <w:r w:rsidR="001D7F73" w:rsidRPr="00DC6DFA">
        <w:rPr>
          <w:lang w:val="en-GB"/>
        </w:rPr>
      </w:r>
      <w:r w:rsidR="001D7F73" w:rsidRPr="00DC6DFA">
        <w:rPr>
          <w:lang w:val="en-GB"/>
        </w:rPr>
        <w:fldChar w:fldCharType="end"/>
      </w:r>
      <w:r w:rsidR="00F86651" w:rsidRPr="00DC6DFA">
        <w:rPr>
          <w:lang w:val="en-GB"/>
        </w:rPr>
      </w:r>
      <w:r w:rsidR="00F86651" w:rsidRPr="00DC6DFA">
        <w:rPr>
          <w:lang w:val="en-GB"/>
        </w:rPr>
        <w:fldChar w:fldCharType="separate"/>
      </w:r>
      <w:r w:rsidR="001D7F73" w:rsidRPr="00DC6DFA">
        <w:rPr>
          <w:lang w:val="en-GB"/>
        </w:rPr>
        <w:t>[</w:t>
      </w:r>
      <w:hyperlink w:anchor="_ENREF_48" w:tooltip="Tsai, 2012 #7088" w:history="1">
        <w:r w:rsidR="00123156" w:rsidRPr="00DC6DFA">
          <w:rPr>
            <w:lang w:val="en-GB"/>
          </w:rPr>
          <w:t>48</w:t>
        </w:r>
      </w:hyperlink>
      <w:r w:rsidR="001D7F73" w:rsidRPr="00DC6DFA">
        <w:rPr>
          <w:lang w:val="en-GB"/>
        </w:rPr>
        <w:t>]</w:t>
      </w:r>
      <w:r w:rsidR="00F86651" w:rsidRPr="00DC6DFA">
        <w:rPr>
          <w:lang w:val="en-GB"/>
        </w:rPr>
        <w:fldChar w:fldCharType="end"/>
      </w:r>
      <w:r w:rsidR="0069491F" w:rsidRPr="00DC6DFA">
        <w:rPr>
          <w:lang w:val="en-GB"/>
        </w:rPr>
        <w:t xml:space="preserve"> </w:t>
      </w:r>
      <w:r w:rsidR="00A90BED" w:rsidRPr="00DC6DFA">
        <w:rPr>
          <w:lang w:val="en-GB"/>
        </w:rPr>
        <w:t>and human data</w:t>
      </w:r>
      <w:r w:rsidR="0069491F" w:rsidRPr="00DC6DFA">
        <w:rPr>
          <w:lang w:val="en-GB"/>
        </w:rPr>
        <w:t xml:space="preserve"> </w:t>
      </w:r>
      <w:r w:rsidR="00F86651" w:rsidRPr="00DC6DFA">
        <w:rPr>
          <w:lang w:val="en-GB"/>
        </w:rPr>
        <w:fldChar w:fldCharType="begin"/>
      </w:r>
      <w:r w:rsidR="001D7F73" w:rsidRPr="00DC6DFA">
        <w:rPr>
          <w:lang w:val="en-GB"/>
        </w:rPr>
        <w:instrText xml:space="preserve"> ADDIN EN.CITE &lt;EndNote&gt;&lt;Cite&gt;&lt;Author&gt;Nanduri&lt;/Author&gt;&lt;Year&gt;2011&lt;/Year&gt;&lt;RecNum&gt;6971&lt;/RecNum&gt;&lt;DisplayText&gt;[49]&lt;/DisplayText&gt;&lt;record&gt;&lt;rec-number&gt;6971&lt;/rec-number&gt;&lt;foreign-keys&gt;&lt;key app="EN" db-id="fd5t2r59ttdwx3e00fn522dstxa5prvf2zvt"&gt;6971&lt;/key&gt;&lt;key app="ENWeb" db-id=""&gt;0&lt;/key&gt;&lt;/foreign-keys&gt;&lt;ref-type name="Conference Paper"&gt;47&lt;/ref-type&gt;&lt;contributors&gt;&lt;authors&gt;&lt;author&gt;Nanduri, D.&lt;/author&gt;&lt;author&gt; Fine, I.&lt;/author&gt;&lt;author&gt;Greenberg, R. &lt;/author&gt;&lt;author&gt;Horsager, A.&lt;/author&gt;&lt;author&gt;Boynton, Geoffrey M&lt;/author&gt;&lt;author&gt;Weiland, J.&lt;/author&gt;&lt;/authors&gt;&lt;/contributors&gt;&lt;titles&gt;&lt;title&gt;Predicting the percepts of electrical stimulation in retinal prosthesis subjects&lt;/title&gt;&lt;secondary-title&gt;Cosyne&lt;/secondary-title&gt;&lt;/titles&gt;&lt;dates&gt;&lt;year&gt;2011&lt;/year&gt;&lt;/dates&gt;&lt;urls&gt;&lt;/urls&gt;&lt;/record&gt;&lt;/Cite&gt;&lt;/EndNote&gt;</w:instrText>
      </w:r>
      <w:r w:rsidR="00F86651" w:rsidRPr="00DC6DFA">
        <w:rPr>
          <w:lang w:val="en-GB"/>
        </w:rPr>
        <w:fldChar w:fldCharType="separate"/>
      </w:r>
      <w:r w:rsidR="001D7F73" w:rsidRPr="00DC6DFA">
        <w:rPr>
          <w:lang w:val="en-GB"/>
        </w:rPr>
        <w:t>[</w:t>
      </w:r>
      <w:hyperlink w:anchor="_ENREF_49" w:tooltip="Nanduri, 2011 #6971" w:history="1">
        <w:r w:rsidR="00123156" w:rsidRPr="00DC6DFA">
          <w:rPr>
            <w:lang w:val="en-GB"/>
          </w:rPr>
          <w:t>49</w:t>
        </w:r>
      </w:hyperlink>
      <w:r w:rsidR="001D7F73" w:rsidRPr="00DC6DFA">
        <w:rPr>
          <w:lang w:val="en-GB"/>
        </w:rPr>
        <w:t>]</w:t>
      </w:r>
      <w:r w:rsidR="00F86651" w:rsidRPr="00DC6DFA">
        <w:rPr>
          <w:lang w:val="en-GB"/>
        </w:rPr>
        <w:fldChar w:fldCharType="end"/>
      </w:r>
      <w:r w:rsidR="00A90BED" w:rsidRPr="00DC6DFA">
        <w:rPr>
          <w:lang w:val="en-GB"/>
        </w:rPr>
        <w:t xml:space="preserve"> suggest that epiretinal devices </w:t>
      </w:r>
      <w:r w:rsidR="0069491F" w:rsidRPr="00DC6DFA">
        <w:rPr>
          <w:lang w:val="en-GB"/>
        </w:rPr>
        <w:t xml:space="preserve">produce </w:t>
      </w:r>
      <w:r w:rsidR="00C630F1" w:rsidRPr="00DC6DFA">
        <w:rPr>
          <w:lang w:val="en-GB"/>
        </w:rPr>
        <w:t xml:space="preserve">significant </w:t>
      </w:r>
      <w:r w:rsidR="0069491F" w:rsidRPr="00DC6DFA">
        <w:rPr>
          <w:lang w:val="en-GB"/>
        </w:rPr>
        <w:t xml:space="preserve">axonal stimulation. </w:t>
      </w:r>
      <w:r w:rsidR="00A622CC" w:rsidRPr="00DC6DFA">
        <w:rPr>
          <w:lang w:val="en-GB"/>
        </w:rPr>
        <w:t xml:space="preserve">Stimulating a ganglion cell axon is likely to lead to the percept of a stimulus at the location associated with that axon’s cell body, which could be several degrees away. </w:t>
      </w:r>
      <w:r w:rsidR="00A622CC" w:rsidRPr="00A622CC">
        <w:rPr>
          <w:lang w:val="en-GB"/>
        </w:rPr>
        <w:t>Thus an electrode that stimulates underlying axonal fibres would be expected to produce the percept of ‘comets’ whose head lies at the intended location of stimulation and whose tail lies along the axonal fibre pathway in the direction leading away from the optic disc</w:t>
      </w:r>
      <w:r w:rsidR="0046549D">
        <w:rPr>
          <w:lang w:val="en-GB"/>
        </w:rPr>
        <w:t>,</w:t>
      </w:r>
      <w:r w:rsidR="0046549D" w:rsidRPr="0046549D">
        <w:rPr>
          <w:lang w:val="en-GB"/>
        </w:rPr>
        <w:t xml:space="preserve"> </w:t>
      </w:r>
      <w:r w:rsidR="0046549D">
        <w:rPr>
          <w:lang w:val="en-GB"/>
        </w:rPr>
        <w:t>a</w:t>
      </w:r>
      <w:r w:rsidR="0046549D" w:rsidRPr="00DC6DFA">
        <w:rPr>
          <w:lang w:val="en-GB"/>
        </w:rPr>
        <w:t xml:space="preserve">s illustrated </w:t>
      </w:r>
      <w:r w:rsidR="0046549D">
        <w:rPr>
          <w:lang w:val="en-GB"/>
        </w:rPr>
        <w:t xml:space="preserve">in </w:t>
      </w:r>
      <w:r w:rsidR="00C758D6">
        <w:rPr>
          <w:lang w:val="en-GB"/>
        </w:rPr>
        <w:t>Figure 2</w:t>
      </w:r>
      <w:r w:rsidR="0046549D">
        <w:rPr>
          <w:lang w:val="en-GB"/>
        </w:rPr>
        <w:t>A</w:t>
      </w:r>
      <w:r w:rsidR="00C758D6">
        <w:rPr>
          <w:lang w:val="en-GB"/>
        </w:rPr>
        <w:t>.</w:t>
      </w:r>
      <w:r w:rsidR="00A622CC" w:rsidRPr="00A622CC">
        <w:rPr>
          <w:lang w:val="en-GB"/>
        </w:rPr>
        <w:t xml:space="preserve"> </w:t>
      </w:r>
      <w:r w:rsidR="00A622CC">
        <w:rPr>
          <w:lang w:val="en-GB"/>
        </w:rPr>
        <w:t xml:space="preserve">As a consequence, </w:t>
      </w:r>
      <w:r w:rsidR="00B03066" w:rsidRPr="00DC6DFA">
        <w:rPr>
          <w:lang w:val="en-GB"/>
        </w:rPr>
        <w:t>if an electrode stimulates axons</w:t>
      </w:r>
      <w:r w:rsidR="00440B68">
        <w:rPr>
          <w:lang w:val="en-GB"/>
        </w:rPr>
        <w:t xml:space="preserve"> of ganglion cells with distant cell bodies</w:t>
      </w:r>
      <w:r w:rsidR="00B03066" w:rsidRPr="00DC6DFA">
        <w:rPr>
          <w:rFonts w:eastAsia="Times New Roman" w:cstheme="minorHAnsi"/>
          <w:bCs/>
          <w:lang w:val="en-GB"/>
        </w:rPr>
        <w:t>, then the percepts elicited by electrical stimulation of those axons will be elongated in shape and poorly localized.</w:t>
      </w:r>
    </w:p>
    <w:p w14:paraId="26D16A80" w14:textId="0E9B8F3F" w:rsidR="0046549D" w:rsidRPr="0046549D" w:rsidRDefault="0046549D" w:rsidP="0046549D">
      <w:pPr>
        <w:rPr>
          <w:ins w:id="17" w:author="IONE FINE" w:date="2015-03-26T12:36:00Z"/>
          <w:lang w:val="en-GB"/>
        </w:rPr>
      </w:pPr>
      <w:ins w:id="18" w:author="IONE FINE" w:date="2015-03-26T12:36:00Z">
        <w:r w:rsidRPr="0046549D">
          <w:rPr>
            <w:lang w:val="en-GB"/>
          </w:rPr>
          <w:t xml:space="preserve"> As described previously </w:t>
        </w:r>
      </w:ins>
      <w:r w:rsidRPr="0046549D">
        <w:rPr>
          <w:lang w:val="en-GB"/>
        </w:rPr>
        <w:fldChar w:fldCharType="begin">
          <w:fldData xml:space="preserve">PEVuZE5vdGU+PENpdGU+PEF1dGhvcj5OYW5kdXJpPC9BdXRob3I+PFllYXI+MjAxMjwvWWVhcj48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</w:fldData>
        </w:fldChar>
      </w:r>
      <w:r w:rsidRPr="0046549D">
        <w:rPr>
          <w:lang w:val="en-GB"/>
        </w:rPr>
        <w:instrText xml:space="preserve"> ADDIN EN.CITE </w:instrText>
      </w:r>
      <w:r w:rsidRPr="0046549D">
        <w:rPr>
          <w:lang w:val="en-GB"/>
        </w:rPr>
        <w:fldChar w:fldCharType="begin">
          <w:fldData xml:space="preserve">PEVuZE5vdGU+PENpdGU+PEF1dGhvcj5OYW5kdXJpPC9BdXRob3I+PFllYXI+MjAxMjwvWWVhcj48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</w:fldData>
        </w:fldChar>
      </w:r>
      <w:r w:rsidRPr="0046549D">
        <w:rPr>
          <w:lang w:val="en-GB"/>
        </w:rPr>
        <w:instrText xml:space="preserve"> ADDIN EN.CITE.DATA </w:instrText>
      </w:r>
      <w:r w:rsidRPr="0046549D">
        <w:rPr>
          <w:lang w:val="en-GB"/>
        </w:rPr>
      </w:r>
      <w:r w:rsidRPr="0046549D">
        <w:rPr>
          <w:lang w:val="en-GB"/>
        </w:rPr>
        <w:fldChar w:fldCharType="end"/>
      </w:r>
      <w:r w:rsidRPr="0046549D">
        <w:rPr>
          <w:lang w:val="en-GB"/>
        </w:rPr>
      </w:r>
      <w:r w:rsidRPr="0046549D">
        <w:rPr>
          <w:lang w:val="en-GB"/>
        </w:rPr>
        <w:fldChar w:fldCharType="separate"/>
      </w:r>
      <w:ins w:id="19" w:author="IONE FINE" w:date="2015-03-26T12:36:00Z">
        <w:r w:rsidRPr="0046549D">
          <w:rPr>
            <w:noProof/>
            <w:lang w:val="en-GB"/>
          </w:rPr>
          <w:t>[</w:t>
        </w:r>
        <w:r w:rsidRPr="0046549D">
          <w:rPr>
            <w:noProof/>
            <w:lang w:val="en-GB"/>
          </w:rPr>
          <w:fldChar w:fldCharType="begin"/>
        </w:r>
        <w:r w:rsidRPr="0046549D">
          <w:rPr>
            <w:noProof/>
            <w:lang w:val="en-GB"/>
          </w:rPr>
          <w:instrText xml:space="preserve"> HYPERLINK \l "_ENREF_19" \o "Nanduri, 2012 #6951" </w:instrText>
        </w:r>
        <w:r w:rsidRPr="0046549D">
          <w:rPr>
            <w:noProof/>
            <w:lang w:val="en-GB"/>
            <w:rPrChange w:id="20" w:author="IONE FINE" w:date="2015-03-26T12:37:00Z">
              <w:rPr>
                <w:noProof/>
                <w:lang w:val="en-GB"/>
              </w:rPr>
            </w:rPrChange>
          </w:rPr>
          <w:fldChar w:fldCharType="separate"/>
        </w:r>
        <w:r w:rsidRPr="0046549D">
          <w:rPr>
            <w:noProof/>
            <w:lang w:val="en-GB"/>
          </w:rPr>
          <w:t>19</w:t>
        </w:r>
        <w:r w:rsidRPr="0046549D">
          <w:rPr>
            <w:noProof/>
            <w:lang w:val="en-GB"/>
          </w:rPr>
          <w:fldChar w:fldCharType="end"/>
        </w:r>
        <w:r w:rsidRPr="0046549D">
          <w:rPr>
            <w:noProof/>
            <w:lang w:val="en-GB"/>
          </w:rPr>
          <w:t>]</w:t>
        </w:r>
        <w:r w:rsidRPr="0046549D">
          <w:rPr>
            <w:lang w:val="en-GB"/>
          </w:rPr>
          <w:fldChar w:fldCharType="end"/>
        </w:r>
        <w:r w:rsidRPr="0046549D">
          <w:rPr>
            <w:lang w:val="en-GB"/>
          </w:rPr>
          <w:t>, Argus I and II (epiretinal</w:t>
        </w:r>
      </w:ins>
      <w:ins w:id="21" w:author="IONE FINE" w:date="2015-03-26T12:37:00Z">
        <w:r w:rsidRPr="0046549D">
          <w:rPr>
            <w:lang w:val="en-GB"/>
          </w:rPr>
          <w:t xml:space="preserve"> arrays</w:t>
        </w:r>
      </w:ins>
      <w:ins w:id="22" w:author="IONE FINE" w:date="2015-03-26T12:36:00Z">
        <w:r w:rsidRPr="0046549D">
          <w:rPr>
            <w:lang w:val="en-GB"/>
          </w:rPr>
          <w:t>) patients typically report that phosphenes appear light grey, white or yellow with the shape varying between round to highly elongated ellipses. As the stimulation amplitude or frequency increases, subjects tend to report phosphenes as brighter with sharper contours. Suggestive of axonal stimulation, n</w:t>
        </w:r>
        <w:r w:rsidRPr="001677D3">
          <w:rPr>
            <w:lang w:val="en-GB"/>
          </w:rPr>
          <w:t>early all phosphenes appear as elongated ellipses (∼93%), with their minor</w:t>
        </w:r>
        <w:r w:rsidRPr="005377E2">
          <w:rPr>
            <w:lang w:val="en-GB"/>
          </w:rPr>
          <w:t xml:space="preserve"> axis length being less than 50% of the major axis length.</w:t>
        </w:r>
        <w:r w:rsidRPr="0046549D">
          <w:rPr>
            <w:rFonts w:eastAsia="Times New Roman" w:cstheme="minorHAnsi"/>
            <w:bCs/>
            <w:lang w:val="en-GB"/>
          </w:rPr>
          <w:t xml:space="preserve"> </w:t>
        </w:r>
      </w:ins>
    </w:p>
    <w:p w14:paraId="01B778D2" w14:textId="0F2BAAE5" w:rsidR="0046549D" w:rsidRPr="0046549D" w:rsidRDefault="0046549D" w:rsidP="0046549D">
      <w:pPr>
        <w:rPr>
          <w:ins w:id="23" w:author="IONE FINE" w:date="2015-03-26T12:37:00Z"/>
          <w:rFonts w:eastAsia="Times New Roman"/>
          <w:bCs/>
          <w:lang w:val="en-GB"/>
        </w:rPr>
      </w:pPr>
      <w:ins w:id="24" w:author="IONE FINE" w:date="2015-03-26T12:37:00Z">
        <w:r w:rsidRPr="0046549D">
          <w:rPr>
            <w:rFonts w:eastAsia="Times New Roman" w:cstheme="minorHAnsi"/>
            <w:bCs/>
            <w:lang w:val="en-GB"/>
          </w:rPr>
          <w:t xml:space="preserve"> To simulate the perceptual effects of axonal stimulation, we used a previously validated model of retinal axonal pathways based on that of Nanduri et al., </w:t>
        </w:r>
        <w:r w:rsidRPr="0046549D">
          <w:rPr>
            <w:rFonts w:eastAsia="Times New Roman" w:cstheme="minorHAnsi"/>
            <w:bCs/>
            <w:lang w:val="en-GB"/>
          </w:rPr>
          <w:fldChar w:fldCharType="begin"/>
        </w:r>
        <w:r w:rsidRPr="0046549D">
          <w:rPr>
            <w:rFonts w:eastAsia="Times New Roman" w:cstheme="minorHAnsi"/>
            <w:bCs/>
            <w:lang w:val="en-GB"/>
          </w:rPr>
          <w:instrText xml:space="preserve"> ADDIN EN.CITE &lt;EndNote&gt;&lt;Cite ExcludeAuth="1"&gt;&lt;Year&gt;2011&lt;/Year&gt;&lt;RecNum&gt;5802&lt;/RecNum&gt;&lt;DisplayText&gt;[50]&lt;/DisplayText&gt;&lt;record&gt;&lt;rec-number&gt;5802&lt;/rec-number&gt;&lt;foreign-keys&gt;&lt;key app="EN" db-id="fd5t2r59ttdwx3e00fn522dstxa5prvf2zvt"&gt;5802&lt;/key&gt;&lt;/foreign-keys&gt;&lt;ref-type name="Conference Proceedings"&gt;10&lt;/ref-type&gt;&lt;contributors&gt;&lt;authors&gt;&lt;author&gt;Nanduri, D.&lt;/author&gt;&lt;author&gt;Fine, I.&lt;/author&gt;&lt;author&gt;Greenberg, R.J.&lt;/author&gt;&lt;author&gt;Horsager, A.&lt;/author&gt;&lt;author&gt;Boynton, G.M.&lt;/author&gt;&lt;author&gt;Weiland, J.D.&lt;/author&gt;&lt;/authors&gt;&lt;/contributors&gt;&lt;titles&gt;&lt;title&gt;Predicting the percepts of electrical stimulation in retinal prosthesis subjects&lt;/title&gt;&lt;secondary-title&gt;Computational and Systems Neuroscience Meeting&lt;/secondary-title&gt;&lt;/titles&gt;&lt;dates&gt;&lt;year&gt;2011&lt;/year&gt;&lt;/dates&gt;&lt;urls&gt;&lt;/urls&gt;&lt;/record&gt;&lt;/Cite&gt;&lt;/EndNote&gt;</w:instrText>
        </w:r>
        <w:r w:rsidRPr="0046549D">
          <w:rPr>
            <w:rFonts w:eastAsia="Times New Roman" w:cstheme="minorHAnsi"/>
            <w:bCs/>
            <w:lang w:val="en-GB"/>
          </w:rPr>
          <w:fldChar w:fldCharType="separate"/>
        </w:r>
        <w:r w:rsidRPr="0046549D">
          <w:rPr>
            <w:rFonts w:eastAsia="Times New Roman" w:cstheme="minorHAnsi"/>
            <w:bCs/>
            <w:noProof/>
            <w:lang w:val="en-GB"/>
          </w:rPr>
          <w:t>[</w:t>
        </w:r>
        <w:r w:rsidRPr="0046549D">
          <w:rPr>
            <w:rFonts w:eastAsia="Times New Roman" w:cstheme="minorHAnsi"/>
            <w:bCs/>
            <w:noProof/>
            <w:lang w:val="en-GB"/>
          </w:rPr>
          <w:fldChar w:fldCharType="begin"/>
        </w:r>
        <w:r w:rsidRPr="0046549D">
          <w:rPr>
            <w:rFonts w:eastAsia="Times New Roman" w:cstheme="minorHAnsi"/>
            <w:bCs/>
            <w:noProof/>
            <w:lang w:val="en-GB"/>
          </w:rPr>
          <w:instrText xml:space="preserve"> HYPERLINK \l "_ENREF_50" \o "Nanduri, 2011 #5802" </w:instrText>
        </w:r>
        <w:r w:rsidRPr="0046549D">
          <w:rPr>
            <w:rFonts w:eastAsia="Times New Roman" w:cstheme="minorHAnsi"/>
            <w:bCs/>
            <w:noProof/>
            <w:lang w:val="en-GB"/>
          </w:rPr>
          <w:fldChar w:fldCharType="separate"/>
        </w:r>
        <w:r w:rsidRPr="0046549D">
          <w:rPr>
            <w:rFonts w:eastAsia="Times New Roman" w:cstheme="minorHAnsi"/>
            <w:bCs/>
            <w:noProof/>
            <w:lang w:val="en-GB"/>
          </w:rPr>
          <w:t>50</w:t>
        </w:r>
        <w:r w:rsidRPr="0046549D">
          <w:rPr>
            <w:rFonts w:eastAsia="Times New Roman" w:cstheme="minorHAnsi"/>
            <w:bCs/>
            <w:noProof/>
            <w:lang w:val="en-GB"/>
          </w:rPr>
          <w:fldChar w:fldCharType="end"/>
        </w:r>
        <w:r w:rsidRPr="0046549D">
          <w:rPr>
            <w:rFonts w:eastAsia="Times New Roman" w:cstheme="minorHAnsi"/>
            <w:bCs/>
            <w:noProof/>
            <w:lang w:val="en-GB"/>
          </w:rPr>
          <w:t>]</w:t>
        </w:r>
        <w:r w:rsidRPr="0046549D">
          <w:rPr>
            <w:rFonts w:eastAsia="Times New Roman" w:cstheme="minorHAnsi"/>
            <w:bCs/>
            <w:lang w:val="en-GB"/>
          </w:rPr>
          <w:fldChar w:fldCharType="end"/>
        </w:r>
        <w:r w:rsidRPr="0046549D">
          <w:rPr>
            <w:rFonts w:eastAsia="Times New Roman" w:cstheme="minorHAnsi"/>
            <w:bCs/>
            <w:lang w:val="en-GB"/>
          </w:rPr>
          <w:t xml:space="preserve">. </w:t>
        </w:r>
      </w:ins>
      <w:ins w:id="25" w:author="IONE FINE" w:date="2015-03-26T12:38:00Z">
        <w:r w:rsidRPr="0046549D">
          <w:rPr>
            <w:rFonts w:eastAsia="Times New Roman"/>
            <w:bCs/>
          </w:rPr>
          <w:t xml:space="preserve">Four Argus </w:t>
        </w:r>
      </w:ins>
      <w:ins w:id="26" w:author="IONE FINE" w:date="2015-03-26T12:39:00Z">
        <w:r w:rsidRPr="0046549D">
          <w:rPr>
            <w:rFonts w:eastAsia="Times New Roman"/>
            <w:bCs/>
          </w:rPr>
          <w:t>I</w:t>
        </w:r>
      </w:ins>
      <w:ins w:id="27" w:author="IONE FINE" w:date="2015-03-26T12:38:00Z">
        <w:r w:rsidRPr="0046549D">
          <w:rPr>
            <w:rFonts w:eastAsia="Times New Roman"/>
            <w:bCs/>
          </w:rPr>
          <w:t xml:space="preserve"> and </w:t>
        </w:r>
      </w:ins>
      <w:ins w:id="28" w:author="IONE FINE" w:date="2015-03-26T12:39:00Z">
        <w:r w:rsidRPr="0046549D">
          <w:rPr>
            <w:rFonts w:eastAsia="Times New Roman"/>
            <w:bCs/>
          </w:rPr>
          <w:t xml:space="preserve">Argus II </w:t>
        </w:r>
      </w:ins>
      <w:ins w:id="29" w:author="IONE FINE" w:date="2015-03-26T12:38:00Z">
        <w:r w:rsidRPr="0046549D">
          <w:rPr>
            <w:rFonts w:eastAsia="Times New Roman"/>
            <w:bCs/>
          </w:rPr>
          <w:t xml:space="preserve">retinal prosthesis subjects </w:t>
        </w:r>
      </w:ins>
      <w:ins w:id="30" w:author="IONE FINE" w:date="2015-03-26T12:39:00Z">
        <w:r w:rsidRPr="0046549D">
          <w:rPr>
            <w:rFonts w:eastAsia="Times New Roman"/>
            <w:bCs/>
          </w:rPr>
          <w:t xml:space="preserve">were asked to trace </w:t>
        </w:r>
      </w:ins>
      <w:ins w:id="31" w:author="IONE FINE" w:date="2015-03-26T12:38:00Z">
        <w:r w:rsidRPr="0046549D">
          <w:rPr>
            <w:rFonts w:eastAsia="Times New Roman"/>
            <w:bCs/>
          </w:rPr>
          <w:t xml:space="preserve">the shape of induced phosphenes </w:t>
        </w:r>
        <w:r w:rsidRPr="0046549D">
          <w:t xml:space="preserve">on a touch screen. </w:t>
        </w:r>
      </w:ins>
      <w:ins w:id="32" w:author="IONE FINE" w:date="2015-03-26T12:40:00Z">
        <w:r w:rsidRPr="0046549D">
          <w:t>These perceptual data were fit using a model</w:t>
        </w:r>
      </w:ins>
      <w:ins w:id="33" w:author="IONE FINE" w:date="2015-03-26T12:39:00Z">
        <w:r w:rsidRPr="0046549D">
          <w:t xml:space="preserve"> </w:t>
        </w:r>
      </w:ins>
      <w:ins w:id="34" w:author="IONE FINE" w:date="2015-03-26T12:40:00Z">
        <w:r w:rsidRPr="0046549D">
          <w:rPr>
            <w:rFonts w:eastAsia="Times New Roman" w:cstheme="minorHAnsi"/>
            <w:bCs/>
            <w:lang w:val="en-GB"/>
          </w:rPr>
          <w:t>that</w:t>
        </w:r>
      </w:ins>
      <w:ins w:id="35" w:author="IONE FINE" w:date="2015-03-26T12:37:00Z">
        <w:r w:rsidRPr="0046549D">
          <w:rPr>
            <w:rFonts w:eastAsia="Times New Roman" w:cstheme="minorHAnsi"/>
            <w:bCs/>
            <w:lang w:val="en-GB"/>
          </w:rPr>
          <w:t xml:space="preserve"> assumed that t</w:t>
        </w:r>
        <w:r w:rsidRPr="0046549D">
          <w:rPr>
            <w:rFonts w:eastAsia="Times New Roman"/>
            <w:bCs/>
            <w:lang w:val="en-GB"/>
          </w:rPr>
          <w:t xml:space="preserve">he activation </w:t>
        </w:r>
        <w:r w:rsidRPr="0046549D">
          <w:rPr>
            <w:rFonts w:eastAsia="Times New Roman"/>
            <w:bCs/>
            <w:lang w:val="en-GB"/>
          </w:rPr>
          <w:lastRenderedPageBreak/>
          <w:t>sensitivity of a passing axon fibre decays exponentially with the distance (x) between the axon’s initial segment and the electrode, such that s=e</w:t>
        </w:r>
        <w:r w:rsidRPr="0046549D">
          <w:rPr>
            <w:rFonts w:eastAsia="Times New Roman"/>
            <w:bCs/>
            <w:vertAlign w:val="superscript"/>
            <w:lang w:val="en-GB"/>
          </w:rPr>
          <w:t>-x/λ</w:t>
        </w:r>
        <w:r w:rsidRPr="0046549D">
          <w:rPr>
            <w:rFonts w:eastAsia="Times New Roman"/>
            <w:bCs/>
            <w:lang w:val="en-GB"/>
          </w:rPr>
          <w:t xml:space="preserve">. A constant of λ = ∞ implies that the entire axon fibre is equally sensitive to electrical stimulation, λ = 0 means only the initial segment is sensitive to stimulation. Nanduri et al. found that patient percepts were best predicted using values of λ ranging between 1.0 and 3.4 degrees of visual angle, indicating that while electrical stimulation is not confined to the axon initial segment, it </w:t>
        </w:r>
      </w:ins>
      <w:ins w:id="36" w:author="IONE FINE" w:date="2015-03-26T12:41:00Z">
        <w:r>
          <w:rPr>
            <w:rFonts w:eastAsia="Times New Roman"/>
            <w:bCs/>
            <w:lang w:val="en-GB"/>
          </w:rPr>
          <w:t>did</w:t>
        </w:r>
      </w:ins>
      <w:ins w:id="37" w:author="IONE FINE" w:date="2015-03-26T12:37:00Z">
        <w:r w:rsidRPr="0046549D">
          <w:rPr>
            <w:rFonts w:eastAsia="Times New Roman"/>
            <w:bCs/>
            <w:lang w:val="en-GB"/>
          </w:rPr>
          <w:t xml:space="preserve"> fall off rapidly as a function of distance.</w:t>
        </w:r>
        <w:r w:rsidRPr="0046549D">
          <w:rPr>
            <w:lang w:val="en-GB"/>
          </w:rPr>
          <w:t xml:space="preserve">  </w:t>
        </w:r>
      </w:ins>
    </w:p>
    <w:p w14:paraId="0FFC8912" w14:textId="530010DD" w:rsidR="0046549D" w:rsidRPr="0046549D" w:rsidRDefault="0046549D" w:rsidP="0046549D">
      <w:pPr>
        <w:rPr>
          <w:ins w:id="38" w:author="IONE FINE" w:date="2015-03-26T12:42:00Z"/>
          <w:rFonts w:eastAsia="Times New Roman"/>
          <w:bCs/>
          <w:lang w:val="en-GB"/>
        </w:rPr>
      </w:pPr>
      <w:bookmarkStart w:id="39" w:name="_Ref414883432"/>
      <w:ins w:id="40" w:author="IONE FINE" w:date="2015-03-26T12:42:00Z">
        <w:r w:rsidRPr="0046549D">
          <w:rPr>
            <w:rFonts w:eastAsia="Times New Roman" w:cstheme="minorHAnsi"/>
            <w:bCs/>
            <w:lang w:val="en-GB"/>
          </w:rPr>
          <w:t xml:space="preserve"> As shown in</w:t>
        </w:r>
      </w:ins>
      <w:r w:rsidR="00C758D6">
        <w:rPr>
          <w:rFonts w:eastAsia="Times New Roman" w:cstheme="minorHAnsi"/>
          <w:bCs/>
          <w:lang w:val="en-GB"/>
        </w:rPr>
        <w:t xml:space="preserve"> </w:t>
      </w:r>
      <w:r w:rsidR="00C758D6">
        <w:rPr>
          <w:rFonts w:eastAsia="Times New Roman" w:cstheme="minorHAnsi"/>
          <w:bCs/>
          <w:lang w:val="en-GB"/>
        </w:rPr>
        <w:fldChar w:fldCharType="begin"/>
      </w:r>
      <w:r w:rsidR="00C758D6">
        <w:rPr>
          <w:rFonts w:eastAsia="Times New Roman" w:cstheme="minorHAnsi"/>
          <w:bCs/>
          <w:lang w:val="en-GB"/>
        </w:rPr>
        <w:instrText xml:space="preserve"> REF _Ref415137328 \h </w:instrText>
      </w:r>
      <w:r w:rsidR="00C758D6">
        <w:rPr>
          <w:rFonts w:eastAsia="Times New Roman" w:cstheme="minorHAnsi"/>
          <w:bCs/>
          <w:lang w:val="en-GB"/>
        </w:rPr>
      </w:r>
      <w:r w:rsidR="00C758D6">
        <w:rPr>
          <w:rFonts w:eastAsia="Times New Roman" w:cstheme="minorHAnsi"/>
          <w:bCs/>
          <w:lang w:val="en-GB"/>
        </w:rPr>
        <w:fldChar w:fldCharType="separate"/>
      </w:r>
      <w:r w:rsidR="00C758D6">
        <w:t xml:space="preserve">Figure </w:t>
      </w:r>
      <w:r w:rsidR="00C758D6">
        <w:rPr>
          <w:noProof/>
        </w:rPr>
        <w:t>2</w:t>
      </w:r>
      <w:r w:rsidR="00C758D6">
        <w:rPr>
          <w:rFonts w:eastAsia="Times New Roman" w:cstheme="minorHAnsi"/>
          <w:bCs/>
          <w:lang w:val="en-GB"/>
        </w:rPr>
        <w:fldChar w:fldCharType="end"/>
      </w:r>
      <w:ins w:id="41" w:author="IONE FINE" w:date="2015-03-26T12:42:00Z">
        <w:r w:rsidRPr="0046549D">
          <w:rPr>
            <w:rFonts w:eastAsia="Times New Roman" w:cstheme="minorHAnsi"/>
            <w:bCs/>
            <w:lang w:val="en-GB"/>
          </w:rPr>
          <w:t>, this model was able to successfully predict the length and orientation of phosphenes</w:t>
        </w:r>
        <w:r w:rsidRPr="00E74A32">
          <w:rPr>
            <w:rFonts w:eastAsia="Times New Roman" w:cstheme="minorHAnsi"/>
            <w:bCs/>
            <w:lang w:val="en-GB"/>
          </w:rPr>
          <w:t xml:space="preserve"> based on the orientation and length of the underlying axon fibres. In addition, the model could successfully predict whether stimulation of two electrodes resulted in a single or double percept, based on whether or not the two electrodes fell along shared fibre pathways. </w:t>
        </w:r>
      </w:ins>
    </w:p>
    <w:p w14:paraId="1DCD1BF6" w14:textId="16627FCF" w:rsidR="00BA6FBB" w:rsidRPr="0046549D" w:rsidRDefault="00E2136E" w:rsidP="0046549D">
      <w:pPr>
        <w:pStyle w:val="Caption"/>
        <w:rPr>
          <w:rFonts w:eastAsia="Times New Roman" w:cstheme="minorHAnsi"/>
          <w:bCs/>
          <w:lang w:val="en-GB"/>
        </w:rPr>
      </w:pPr>
      <w:bookmarkStart w:id="42" w:name="_Ref415137328"/>
      <w:bookmarkStart w:id="43" w:name="_Toc415149742"/>
      <w:r>
        <w:t xml:space="preserve">Figure </w:t>
      </w:r>
      <w:fldSimple w:instr=" SEQ Figure \* ARABIC ">
        <w:r w:rsidR="00C758D6">
          <w:rPr>
            <w:noProof/>
          </w:rPr>
          <w:t>2</w:t>
        </w:r>
      </w:fldSimple>
      <w:bookmarkEnd w:id="39"/>
      <w:bookmarkEnd w:id="42"/>
      <w:r>
        <w:t xml:space="preserve">. </w:t>
      </w:r>
      <w:r w:rsidR="003E5625" w:rsidRPr="00DC6DFA">
        <w:rPr>
          <w:lang w:val="en-GB"/>
        </w:rPr>
        <w:t xml:space="preserve">An example of how a model of retinal axonal pathways can predict </w:t>
      </w:r>
      <w:r w:rsidR="00892661" w:rsidRPr="00DC6DFA">
        <w:rPr>
          <w:lang w:val="en-GB"/>
        </w:rPr>
        <w:t xml:space="preserve">patient </w:t>
      </w:r>
      <w:r w:rsidR="003E5625" w:rsidRPr="00DC6DFA">
        <w:rPr>
          <w:lang w:val="en-GB"/>
        </w:rPr>
        <w:t xml:space="preserve">percepts. </w:t>
      </w:r>
      <w:r w:rsidRPr="00DC6DFA">
        <w:rPr>
          <w:rFonts w:eastAsia="Times New Roman" w:cstheme="minorHAnsi"/>
          <w:bCs/>
          <w:lang w:val="en-GB"/>
        </w:rPr>
        <w:t>(A) Schematic of why axonal stimulation results in axon comets. Each image of the retina is flipped so that the upper region of the retina represents the upper visual field. The modelled axon trajectories (</w:t>
      </w:r>
      <w:r w:rsidR="00BF307F">
        <w:rPr>
          <w:rFonts w:eastAsia="Times New Roman" w:cstheme="minorHAnsi"/>
          <w:bCs/>
          <w:lang w:val="en-GB"/>
        </w:rPr>
        <w:t>green</w:t>
      </w:r>
      <w:r w:rsidRPr="00DC6DFA">
        <w:rPr>
          <w:rFonts w:eastAsia="Times New Roman" w:cstheme="minorHAnsi"/>
          <w:bCs/>
          <w:lang w:val="en-GB"/>
        </w:rPr>
        <w:t xml:space="preserve"> lines) are based on</w:t>
      </w:r>
      <w:r w:rsidRPr="00DC6DFA">
        <w:rPr>
          <w:lang w:val="en-GB"/>
        </w:rPr>
        <w:t xml:space="preserve"> a computational model of axon </w:t>
      </w:r>
      <w:r>
        <w:rPr>
          <w:lang w:val="en-GB"/>
        </w:rPr>
        <w:t>fibre</w:t>
      </w:r>
      <w:r w:rsidRPr="00DC6DFA">
        <w:rPr>
          <w:lang w:val="en-GB"/>
        </w:rPr>
        <w:t xml:space="preserve"> trajectories </w:t>
      </w:r>
      <w:r w:rsidR="00B03066">
        <w:rPr>
          <w:lang w:val="en-GB"/>
        </w:rPr>
        <w:t>developed using</w:t>
      </w:r>
      <w:r w:rsidRPr="00DC6DFA">
        <w:rPr>
          <w:lang w:val="en-GB"/>
        </w:rPr>
        <w:t xml:space="preserve"> traced nerve </w:t>
      </w:r>
      <w:r>
        <w:rPr>
          <w:lang w:val="en-GB"/>
        </w:rPr>
        <w:t>fibre</w:t>
      </w:r>
      <w:r w:rsidRPr="00DC6DFA">
        <w:rPr>
          <w:lang w:val="en-GB"/>
        </w:rPr>
        <w:t xml:space="preserve"> bundle trajectories extracted from fundus photographs of 55 human subjects. </w:t>
      </w:r>
      <w:r w:rsidRPr="00DC6DFA">
        <w:rPr>
          <w:rFonts w:eastAsia="Times New Roman" w:cstheme="minorHAnsi"/>
          <w:bCs/>
          <w:lang w:val="en-GB"/>
        </w:rPr>
        <w:fldChar w:fldCharType="begin">
          <w:fldData xml:space="preserve">PEVuZE5vdGU+PENpdGU+PEF1dGhvcj5KYW5zb25pdXM8L0F1dGhvcj48WWVhcj4yMDA5PC9ZZWFy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</w:fldData>
        </w:fldChar>
      </w:r>
      <w:r w:rsidR="00123156">
        <w:rPr>
          <w:rFonts w:eastAsia="Times New Roman" w:cstheme="minorHAnsi"/>
          <w:bCs/>
          <w:lang w:val="en-GB"/>
        </w:rPr>
        <w:instrText xml:space="preserve"> ADDIN EN.CITE </w:instrText>
      </w:r>
      <w:r w:rsidR="00123156">
        <w:rPr>
          <w:rFonts w:eastAsia="Times New Roman" w:cstheme="minorHAnsi"/>
          <w:bCs/>
          <w:lang w:val="en-GB"/>
        </w:rPr>
        <w:fldChar w:fldCharType="begin">
          <w:fldData xml:space="preserve">PEVuZE5vdGU+PENpdGU+PEF1dGhvcj5KYW5zb25pdXM8L0F1dGhvcj48WWVhcj4yMDA5PC9ZZWFy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</w:fldData>
        </w:fldChar>
      </w:r>
      <w:r w:rsidR="00123156">
        <w:rPr>
          <w:rFonts w:eastAsia="Times New Roman" w:cstheme="minorHAnsi"/>
          <w:bCs/>
          <w:lang w:val="en-GB"/>
        </w:rPr>
        <w:instrText xml:space="preserve"> ADDIN EN.CITE.DATA </w:instrText>
      </w:r>
      <w:r w:rsidR="00123156">
        <w:rPr>
          <w:rFonts w:eastAsia="Times New Roman" w:cstheme="minorHAnsi"/>
          <w:bCs/>
          <w:lang w:val="en-GB"/>
        </w:rPr>
      </w:r>
      <w:r w:rsidR="00123156">
        <w:rPr>
          <w:rFonts w:eastAsia="Times New Roman" w:cstheme="minorHAnsi"/>
          <w:bCs/>
          <w:lang w:val="en-GB"/>
        </w:rPr>
        <w:fldChar w:fldCharType="end"/>
      </w:r>
      <w:r w:rsidRPr="00DC6DFA">
        <w:rPr>
          <w:rFonts w:eastAsia="Times New Roman" w:cstheme="minorHAnsi"/>
          <w:bCs/>
          <w:lang w:val="en-GB"/>
        </w:rPr>
      </w:r>
      <w:r w:rsidRPr="00DC6DFA">
        <w:rPr>
          <w:rFonts w:eastAsia="Times New Roman" w:cstheme="minorHAnsi"/>
          <w:bCs/>
          <w:lang w:val="en-GB"/>
        </w:rPr>
        <w:fldChar w:fldCharType="separate"/>
      </w:r>
      <w:r w:rsidR="00123156">
        <w:rPr>
          <w:rFonts w:eastAsia="Times New Roman" w:cstheme="minorHAnsi"/>
          <w:bCs/>
          <w:noProof/>
          <w:lang w:val="en-GB"/>
        </w:rPr>
        <w:t>[</w:t>
      </w:r>
      <w:hyperlink w:anchor="_ENREF_51" w:tooltip="Jansonius, 2009 #7084" w:history="1">
        <w:r w:rsidR="00123156">
          <w:rPr>
            <w:rFonts w:eastAsia="Times New Roman" w:cstheme="minorHAnsi"/>
            <w:bCs/>
            <w:noProof/>
            <w:lang w:val="en-GB"/>
          </w:rPr>
          <w:t>51</w:t>
        </w:r>
      </w:hyperlink>
      <w:r w:rsidR="00123156">
        <w:rPr>
          <w:rFonts w:eastAsia="Times New Roman" w:cstheme="minorHAnsi"/>
          <w:bCs/>
          <w:noProof/>
          <w:lang w:val="en-GB"/>
        </w:rPr>
        <w:t>]</w:t>
      </w:r>
      <w:r w:rsidRPr="00DC6DFA">
        <w:rPr>
          <w:rFonts w:eastAsia="Times New Roman" w:cstheme="minorHAnsi"/>
          <w:bCs/>
          <w:lang w:val="en-GB"/>
        </w:rPr>
        <w:fldChar w:fldCharType="end"/>
      </w:r>
      <w:r w:rsidRPr="00DC6DFA">
        <w:rPr>
          <w:rFonts w:eastAsia="Times New Roman" w:cstheme="minorHAnsi"/>
          <w:bCs/>
          <w:lang w:val="en-GB"/>
        </w:rPr>
        <w:t>. The red circles repr</w:t>
      </w:r>
      <w:r>
        <w:rPr>
          <w:rFonts w:eastAsia="Times New Roman" w:cstheme="minorHAnsi"/>
          <w:bCs/>
          <w:lang w:val="en-GB"/>
        </w:rPr>
        <w:t>esent ganglion cell</w:t>
      </w:r>
      <w:r w:rsidR="00D14914">
        <w:rPr>
          <w:rFonts w:eastAsia="Times New Roman" w:cstheme="minorHAnsi"/>
          <w:bCs/>
          <w:lang w:val="en-GB"/>
        </w:rPr>
        <w:t xml:space="preserve"> bodies</w:t>
      </w:r>
      <w:r>
        <w:rPr>
          <w:rFonts w:eastAsia="Times New Roman" w:cstheme="minorHAnsi"/>
          <w:bCs/>
          <w:lang w:val="en-GB"/>
        </w:rPr>
        <w:t xml:space="preserve"> whose axon fibres</w:t>
      </w:r>
      <w:r w:rsidRPr="00DC6DFA">
        <w:rPr>
          <w:rFonts w:eastAsia="Times New Roman" w:cstheme="minorHAnsi"/>
          <w:bCs/>
          <w:lang w:val="en-GB"/>
        </w:rPr>
        <w:t xml:space="preserve"> pass underneath the electrode</w:t>
      </w:r>
      <w:r>
        <w:rPr>
          <w:rFonts w:eastAsia="Times New Roman" w:cstheme="minorHAnsi"/>
          <w:bCs/>
          <w:lang w:val="en-GB"/>
        </w:rPr>
        <w:t xml:space="preserve"> on their way to the optic nerve, yellow shading represents a perceptual ‘axon-comet’. </w:t>
      </w:r>
      <w:r w:rsidR="00BF307F">
        <w:rPr>
          <w:rFonts w:eastAsia="Times New Roman" w:cstheme="minorHAnsi"/>
          <w:bCs/>
          <w:lang w:val="en-GB"/>
        </w:rPr>
        <w:t xml:space="preserve">The dotted red box outlines the retinal regions shown in Panels B-D. </w:t>
      </w:r>
      <w:r>
        <w:rPr>
          <w:lang w:val="en-GB"/>
        </w:rPr>
        <w:t>(B, C</w:t>
      </w:r>
      <w:r w:rsidR="003E5625" w:rsidRPr="00DC6DFA">
        <w:rPr>
          <w:lang w:val="en-GB"/>
        </w:rPr>
        <w:t xml:space="preserve">) A subject implanted with the Argus 1 prosthesis </w:t>
      </w:r>
      <w:r w:rsidR="00BF307F">
        <w:rPr>
          <w:lang w:val="en-GB"/>
        </w:rPr>
        <w:t>(this array contained interleaved 250 and 500</w:t>
      </w:r>
      <w:r w:rsidR="00BF307F">
        <w:rPr>
          <w:rFonts w:ascii="Symbol" w:hAnsi="Symbol"/>
          <w:lang w:val="en-GB"/>
        </w:rPr>
        <w:t></w:t>
      </w:r>
      <w:r w:rsidR="00BF307F">
        <w:rPr>
          <w:lang w:val="en-GB"/>
        </w:rPr>
        <w:t xml:space="preserve">m electrodes) </w:t>
      </w:r>
      <w:r w:rsidR="003E5625" w:rsidRPr="00DC6DFA">
        <w:rPr>
          <w:lang w:val="en-GB"/>
        </w:rPr>
        <w:t>was simultaneously stimulated on two different pairs</w:t>
      </w:r>
      <w:r w:rsidR="00892661" w:rsidRPr="00DC6DFA">
        <w:rPr>
          <w:lang w:val="en-GB"/>
        </w:rPr>
        <w:t xml:space="preserve"> of electrodes</w:t>
      </w:r>
      <w:r w:rsidR="00BF307F">
        <w:rPr>
          <w:lang w:val="en-GB"/>
        </w:rPr>
        <w:t>. Each pair of stimulated electrodes are shown outlined in red</w:t>
      </w:r>
      <w:r w:rsidR="00892661" w:rsidRPr="00DC6DFA">
        <w:rPr>
          <w:lang w:val="en-GB"/>
        </w:rPr>
        <w:t>. P</w:t>
      </w:r>
      <w:r w:rsidR="00BF307F">
        <w:rPr>
          <w:lang w:val="en-GB"/>
        </w:rPr>
        <w:t>redicted percepts</w:t>
      </w:r>
      <w:r w:rsidR="003E5625" w:rsidRPr="00DC6DFA">
        <w:rPr>
          <w:lang w:val="en-GB"/>
        </w:rPr>
        <w:t xml:space="preserve"> generated u</w:t>
      </w:r>
      <w:r w:rsidR="00BF307F">
        <w:rPr>
          <w:lang w:val="en-GB"/>
        </w:rPr>
        <w:t>sing the model described above are shown in white.</w:t>
      </w:r>
      <w:r w:rsidR="003E5625" w:rsidRPr="00DC6DFA">
        <w:rPr>
          <w:lang w:val="en-GB"/>
        </w:rPr>
        <w:t xml:space="preserve"> </w:t>
      </w:r>
      <w:r>
        <w:rPr>
          <w:lang w:val="en-GB"/>
        </w:rPr>
        <w:t>(D, E</w:t>
      </w:r>
      <w:r w:rsidR="00892661" w:rsidRPr="00DC6DFA">
        <w:rPr>
          <w:lang w:val="en-GB"/>
        </w:rPr>
        <w:t>) Subject drawing</w:t>
      </w:r>
      <w:r>
        <w:rPr>
          <w:lang w:val="en-GB"/>
        </w:rPr>
        <w:t>s (averaged over 5 trials)</w:t>
      </w:r>
      <w:r w:rsidR="00892661" w:rsidRPr="00DC6DFA">
        <w:rPr>
          <w:lang w:val="en-GB"/>
        </w:rPr>
        <w:t xml:space="preserve"> of the percepts induced by these stimulation patterns.</w:t>
      </w:r>
      <w:bookmarkEnd w:id="43"/>
      <w:r w:rsidR="00892661" w:rsidRPr="00DC6DFA">
        <w:rPr>
          <w:lang w:val="en-GB"/>
        </w:rPr>
        <w:t xml:space="preserve"> </w:t>
      </w:r>
    </w:p>
    <w:p w14:paraId="7C8D5BA8" w14:textId="413A1940" w:rsidR="00892661" w:rsidRPr="00DC6DFA" w:rsidRDefault="00BA6FBB" w:rsidP="00BA6FBB">
      <w:pPr>
        <w:rPr>
          <w:ins w:id="44" w:author="IONE FINE" w:date="2015-03-23T12:04:00Z"/>
          <w:lang w:val="en-GB"/>
        </w:rPr>
      </w:pPr>
      <w:r w:rsidRPr="00DC6DFA">
        <w:rPr>
          <w:lang w:val="en-GB"/>
        </w:rPr>
        <w:t xml:space="preserve">While the increased distance of the stimulating electrodes means that axonal stimulation </w:t>
      </w:r>
      <w:r>
        <w:rPr>
          <w:lang w:val="en-GB"/>
        </w:rPr>
        <w:t>may be</w:t>
      </w:r>
      <w:r w:rsidRPr="00DC6DFA">
        <w:rPr>
          <w:lang w:val="en-GB"/>
        </w:rPr>
        <w:t xml:space="preserve"> less of a concern for subretinal devices</w:t>
      </w:r>
      <w:r>
        <w:rPr>
          <w:lang w:val="en-GB"/>
        </w:rPr>
        <w:t xml:space="preserve"> </w:t>
      </w:r>
      <w:r w:rsidRPr="00DC6DFA">
        <w:rPr>
          <w:lang w:val="en-GB"/>
        </w:rPr>
        <w:fldChar w:fldCharType="begin">
          <w:fldData xml:space="preserve">PEVuZE5vdGU+PENpdGU+PEF1dGhvcj5XaWxrZTwvQXV0aG9yPjxZZWFyPjIwMTE8L1llYXI+PFJl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</w:fldData>
        </w:fldChar>
      </w:r>
      <w:r w:rsidR="00123156">
        <w:rPr>
          <w:lang w:val="en-GB"/>
        </w:rPr>
        <w:instrText xml:space="preserve"> ADDIN EN.CITE </w:instrText>
      </w:r>
      <w:r w:rsidR="00123156">
        <w:rPr>
          <w:lang w:val="en-GB"/>
        </w:rPr>
        <w:fldChar w:fldCharType="begin">
          <w:fldData xml:space="preserve">PEVuZE5vdGU+PENpdGU+PEF1dGhvcj5XaWxrZTwvQXV0aG9yPjxZZWFyPjIwMTE8L1llYXI+PFJl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</w:fldData>
        </w:fldChar>
      </w:r>
      <w:r w:rsidR="00123156">
        <w:rPr>
          <w:lang w:val="en-GB"/>
        </w:rPr>
        <w:instrText xml:space="preserve"> ADDIN EN.CITE.DATA </w:instrText>
      </w:r>
      <w:r w:rsidR="00123156">
        <w:rPr>
          <w:lang w:val="en-GB"/>
        </w:rPr>
      </w:r>
      <w:r w:rsidR="00123156">
        <w:rPr>
          <w:lang w:val="en-GB"/>
        </w:rPr>
        <w:fldChar w:fldCharType="end"/>
      </w:r>
      <w:r w:rsidRPr="00DC6DFA">
        <w:rPr>
          <w:lang w:val="en-GB"/>
        </w:rPr>
      </w:r>
      <w:r w:rsidRPr="00DC6DFA">
        <w:rPr>
          <w:lang w:val="en-GB"/>
        </w:rPr>
        <w:fldChar w:fldCharType="separate"/>
      </w:r>
      <w:r w:rsidR="00123156">
        <w:rPr>
          <w:noProof/>
          <w:lang w:val="en-GB"/>
        </w:rPr>
        <w:t>[</w:t>
      </w:r>
      <w:hyperlink w:anchor="_ENREF_52" w:tooltip="Wilke, 2011 #7087" w:history="1">
        <w:r w:rsidR="00123156">
          <w:rPr>
            <w:noProof/>
            <w:lang w:val="en-GB"/>
          </w:rPr>
          <w:t>52</w:t>
        </w:r>
      </w:hyperlink>
      <w:r w:rsidR="00123156">
        <w:rPr>
          <w:noProof/>
          <w:lang w:val="en-GB"/>
        </w:rPr>
        <w:t xml:space="preserve">, </w:t>
      </w:r>
      <w:hyperlink w:anchor="_ENREF_53" w:tooltip="Tsai, 2009 #7089" w:history="1">
        <w:r w:rsidR="00123156">
          <w:rPr>
            <w:noProof/>
            <w:lang w:val="en-GB"/>
          </w:rPr>
          <w:t>53</w:t>
        </w:r>
      </w:hyperlink>
      <w:r w:rsidR="00123156">
        <w:rPr>
          <w:noProof/>
          <w:lang w:val="en-GB"/>
        </w:rPr>
        <w:t>]</w:t>
      </w:r>
      <w:r w:rsidRPr="00DC6DFA">
        <w:rPr>
          <w:lang w:val="en-GB"/>
        </w:rPr>
        <w:fldChar w:fldCharType="end"/>
      </w:r>
      <w:r w:rsidRPr="00DC6DFA">
        <w:rPr>
          <w:lang w:val="en-GB"/>
        </w:rPr>
        <w:t xml:space="preserve">, </w:t>
      </w:r>
      <w:ins w:id="45" w:author="IONE FINE" w:date="2015-03-23T13:24:00Z">
        <w:r w:rsidRPr="00DC6DFA">
          <w:rPr>
            <w:lang w:val="en-GB"/>
          </w:rPr>
          <w:t xml:space="preserve">there are indications that in a subset of patients a certain amount of axonal stimulation occurs, especially at suprathreshold levels of stimulation </w:t>
        </w:r>
        <w:r>
          <w:rPr>
            <w:lang w:val="en-GB"/>
          </w:rPr>
          <w:t xml:space="preserve">While </w:t>
        </w:r>
        <w:r>
          <w:t xml:space="preserve">most patients implanted with subretinal electrodes report percepts as round spots of light with a yellowish appearance, some patients report percepts that include arcs, short lines or semicircles </w:t>
        </w:r>
        <w:r w:rsidRPr="00DC6DFA">
          <w:rPr>
            <w:lang w:val="en-GB"/>
          </w:rPr>
          <w:fldChar w:fldCharType="begin">
            <w:fldData xml:space="preserve">PEVuZE5vdGU+PENpdGU+PEF1dGhvcj5XaWxrZTwvQXV0aG9yPjxZZWFyPjIwMTE8L1llYXI+PFJl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</w:fldData>
          </w:fldChar>
        </w:r>
      </w:ins>
      <w:r w:rsidR="00123156">
        <w:rPr>
          <w:lang w:val="en-GB"/>
        </w:rPr>
        <w:instrText xml:space="preserve"> ADDIN EN.CITE </w:instrText>
      </w:r>
      <w:r w:rsidR="00123156">
        <w:rPr>
          <w:lang w:val="en-GB"/>
        </w:rPr>
        <w:fldChar w:fldCharType="begin">
          <w:fldData xml:space="preserve">PEVuZE5vdGU+PENpdGU+PEF1dGhvcj5XaWxrZTwvQXV0aG9yPjxZZWFyPjIwMTE8L1llYXI+PFJl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</w:fldData>
        </w:fldChar>
      </w:r>
      <w:r w:rsidR="00123156">
        <w:rPr>
          <w:lang w:val="en-GB"/>
        </w:rPr>
        <w:instrText xml:space="preserve"> ADDIN EN.CITE.DATA </w:instrText>
      </w:r>
      <w:r w:rsidR="00123156">
        <w:rPr>
          <w:lang w:val="en-GB"/>
        </w:rPr>
      </w:r>
      <w:r w:rsidR="00123156">
        <w:rPr>
          <w:lang w:val="en-GB"/>
        </w:rPr>
        <w:fldChar w:fldCharType="end"/>
      </w:r>
      <w:ins w:id="46" w:author="IONE FINE" w:date="2015-03-23T13:24:00Z">
        <w:r w:rsidRPr="00DC6DFA">
          <w:rPr>
            <w:lang w:val="en-GB"/>
          </w:rPr>
        </w:r>
        <w:r w:rsidRPr="00DC6DFA">
          <w:rPr>
            <w:lang w:val="en-GB"/>
          </w:rPr>
          <w:fldChar w:fldCharType="separate"/>
        </w:r>
      </w:ins>
      <w:r w:rsidR="00123156">
        <w:rPr>
          <w:noProof/>
          <w:lang w:val="en-GB"/>
        </w:rPr>
        <w:t>[</w:t>
      </w:r>
      <w:hyperlink w:anchor="_ENREF_52" w:tooltip="Wilke, 2011 #7087" w:history="1">
        <w:r w:rsidR="00123156">
          <w:rPr>
            <w:noProof/>
            <w:lang w:val="en-GB"/>
          </w:rPr>
          <w:t>52</w:t>
        </w:r>
      </w:hyperlink>
      <w:r w:rsidR="00123156">
        <w:rPr>
          <w:noProof/>
          <w:lang w:val="en-GB"/>
        </w:rPr>
        <w:t xml:space="preserve">, </w:t>
      </w:r>
      <w:hyperlink w:anchor="_ENREF_53" w:tooltip="Tsai, 2009 #7089" w:history="1">
        <w:r w:rsidR="00123156">
          <w:rPr>
            <w:noProof/>
            <w:lang w:val="en-GB"/>
          </w:rPr>
          <w:t>53</w:t>
        </w:r>
      </w:hyperlink>
      <w:r w:rsidR="00123156">
        <w:rPr>
          <w:noProof/>
          <w:lang w:val="en-GB"/>
        </w:rPr>
        <w:t>]</w:t>
      </w:r>
      <w:ins w:id="47" w:author="IONE FINE" w:date="2015-03-23T13:24:00Z">
        <w:r w:rsidRPr="00DC6DFA">
          <w:rPr>
            <w:lang w:val="en-GB"/>
          </w:rPr>
          <w:fldChar w:fldCharType="end"/>
        </w:r>
        <w:r>
          <w:t>.</w:t>
        </w:r>
      </w:ins>
    </w:p>
    <w:p w14:paraId="3CF1EC84" w14:textId="3F88EF7E" w:rsidR="00A90BED" w:rsidRPr="00DC6DFA" w:rsidRDefault="00A90BED" w:rsidP="006932E1">
      <w:pPr>
        <w:rPr>
          <w:rFonts w:eastAsia="Times New Roman" w:cstheme="minorHAnsi"/>
          <w:bCs/>
          <w:lang w:val="en-GB"/>
        </w:rPr>
      </w:pPr>
      <w:r w:rsidRPr="00DC6DFA">
        <w:rPr>
          <w:rFonts w:eastAsia="Times New Roman" w:cstheme="minorHAnsi"/>
          <w:bCs/>
          <w:lang w:val="en-GB"/>
        </w:rPr>
        <w:t xml:space="preserve">In </w:t>
      </w:r>
      <w:r w:rsidRPr="00DC6DFA">
        <w:rPr>
          <w:rFonts w:eastAsia="Times New Roman" w:cstheme="minorHAnsi"/>
          <w:bCs/>
          <w:lang w:val="en-GB"/>
        </w:rPr>
        <w:fldChar w:fldCharType="begin"/>
      </w:r>
      <w:r w:rsidRPr="00DC6DFA">
        <w:rPr>
          <w:rFonts w:eastAsia="Times New Roman" w:cstheme="minorHAnsi"/>
          <w:bCs/>
          <w:lang w:val="en-GB"/>
        </w:rPr>
        <w:instrText xml:space="preserve"> REF _Ref408846794 \h </w:instrText>
      </w:r>
      <w:r w:rsidRPr="00DC6DFA">
        <w:rPr>
          <w:rFonts w:eastAsia="Times New Roman" w:cstheme="minorHAnsi"/>
          <w:bCs/>
          <w:lang w:val="en-GB"/>
        </w:rPr>
      </w:r>
      <w:r w:rsidRPr="00DC6DFA">
        <w:rPr>
          <w:rFonts w:eastAsia="Times New Roman" w:cstheme="minorHAnsi"/>
          <w:bCs/>
          <w:lang w:val="en-GB"/>
        </w:rPr>
        <w:fldChar w:fldCharType="separate"/>
      </w:r>
      <w:r w:rsidR="00C758D6" w:rsidRPr="00DC6DFA">
        <w:rPr>
          <w:lang w:val="en-GB"/>
        </w:rPr>
        <w:t xml:space="preserve">Figure </w:t>
      </w:r>
      <w:r w:rsidR="00C758D6">
        <w:rPr>
          <w:noProof/>
          <w:lang w:val="en-GB"/>
        </w:rPr>
        <w:t>3</w:t>
      </w:r>
      <w:r w:rsidRPr="00DC6DFA">
        <w:rPr>
          <w:rFonts w:eastAsia="Times New Roman" w:cstheme="minorHAnsi"/>
          <w:bCs/>
          <w:lang w:val="en-GB"/>
        </w:rPr>
        <w:fldChar w:fldCharType="end"/>
      </w:r>
      <w:r w:rsidR="00892661" w:rsidRPr="00DC6DFA">
        <w:rPr>
          <w:rFonts w:eastAsia="Times New Roman" w:cstheme="minorHAnsi"/>
          <w:bCs/>
          <w:lang w:val="en-GB"/>
        </w:rPr>
        <w:t xml:space="preserve"> we use this model to</w:t>
      </w:r>
      <w:r w:rsidRPr="00DC6DFA">
        <w:rPr>
          <w:rFonts w:eastAsia="Times New Roman" w:cstheme="minorHAnsi"/>
          <w:bCs/>
          <w:lang w:val="en-GB"/>
        </w:rPr>
        <w:t xml:space="preserve"> show examples of the perceptual distortions that </w:t>
      </w:r>
      <w:r w:rsidR="00362977" w:rsidRPr="00DC6DFA">
        <w:rPr>
          <w:rFonts w:eastAsia="Times New Roman" w:cstheme="minorHAnsi"/>
          <w:bCs/>
          <w:lang w:val="en-GB"/>
        </w:rPr>
        <w:t xml:space="preserve">might </w:t>
      </w:r>
      <w:r w:rsidR="0069491F" w:rsidRPr="00DC6DFA">
        <w:rPr>
          <w:rFonts w:eastAsia="Times New Roman" w:cstheme="minorHAnsi"/>
          <w:bCs/>
          <w:lang w:val="en-GB"/>
        </w:rPr>
        <w:t xml:space="preserve">be </w:t>
      </w:r>
      <w:r w:rsidR="0069491F" w:rsidRPr="0046549D">
        <w:rPr>
          <w:rFonts w:eastAsia="Times New Roman" w:cstheme="minorHAnsi"/>
          <w:bCs/>
          <w:lang w:val="en-GB"/>
        </w:rPr>
        <w:t>produced</w:t>
      </w:r>
      <w:r w:rsidR="00C630F1" w:rsidRPr="0046549D">
        <w:rPr>
          <w:rFonts w:eastAsia="Times New Roman" w:cstheme="minorHAnsi"/>
          <w:bCs/>
          <w:lang w:val="en-GB"/>
        </w:rPr>
        <w:t xml:space="preserve"> by axonal stimulation</w:t>
      </w:r>
      <w:r w:rsidR="003E5625" w:rsidRPr="0046549D">
        <w:rPr>
          <w:rFonts w:eastAsia="Times New Roman" w:cstheme="minorHAnsi"/>
          <w:bCs/>
          <w:lang w:val="en-GB"/>
        </w:rPr>
        <w:t xml:space="preserve"> with more naturalistic images, using a</w:t>
      </w:r>
      <w:r w:rsidR="00362977" w:rsidRPr="0046549D">
        <w:rPr>
          <w:rFonts w:eastAsia="Times New Roman" w:cstheme="minorHAnsi"/>
          <w:bCs/>
          <w:lang w:val="en-GB"/>
        </w:rPr>
        <w:t xml:space="preserve"> 101 x 101</w:t>
      </w:r>
      <w:r w:rsidR="00E76DBE" w:rsidRPr="0046549D">
        <w:rPr>
          <w:rFonts w:eastAsia="Times New Roman" w:cstheme="minorHAnsi"/>
          <w:bCs/>
          <w:lang w:val="en-GB"/>
        </w:rPr>
        <w:t xml:space="preserve"> square </w:t>
      </w:r>
      <w:r w:rsidR="00362977" w:rsidRPr="0046549D">
        <w:rPr>
          <w:rFonts w:eastAsia="Times New Roman" w:cstheme="minorHAnsi"/>
          <w:bCs/>
          <w:lang w:val="en-GB"/>
        </w:rPr>
        <w:lastRenderedPageBreak/>
        <w:t xml:space="preserve">electrode </w:t>
      </w:r>
      <w:r w:rsidR="00E76DBE" w:rsidRPr="0046549D">
        <w:rPr>
          <w:rFonts w:eastAsia="Times New Roman" w:cstheme="minorHAnsi"/>
          <w:bCs/>
          <w:lang w:val="en-GB"/>
        </w:rPr>
        <w:t>array</w:t>
      </w:r>
      <w:r w:rsidR="00362977" w:rsidRPr="0046549D">
        <w:rPr>
          <w:rFonts w:eastAsia="Times New Roman" w:cstheme="minorHAnsi"/>
          <w:bCs/>
          <w:lang w:val="en-GB"/>
        </w:rPr>
        <w:t xml:space="preserve"> subtend</w:t>
      </w:r>
      <w:r w:rsidR="00090011" w:rsidRPr="0046549D">
        <w:rPr>
          <w:rFonts w:eastAsia="Times New Roman" w:cstheme="minorHAnsi"/>
          <w:bCs/>
          <w:lang w:val="en-GB"/>
        </w:rPr>
        <w:t>ing 12 degrees of visual angle.</w:t>
      </w:r>
      <w:r w:rsidR="00E76DBE" w:rsidRPr="0046549D">
        <w:rPr>
          <w:rFonts w:eastAsia="Times New Roman" w:cstheme="minorHAnsi"/>
          <w:bCs/>
          <w:lang w:val="en-GB"/>
        </w:rPr>
        <w:t xml:space="preserve"> </w:t>
      </w:r>
      <w:r w:rsidR="00833454" w:rsidRPr="0046549D">
        <w:rPr>
          <w:rFonts w:eastAsia="Times New Roman"/>
          <w:bCs/>
          <w:lang w:val="en-GB"/>
        </w:rPr>
        <w:t xml:space="preserve">Here we </w:t>
      </w:r>
      <w:r w:rsidR="00090011" w:rsidRPr="0046549D">
        <w:rPr>
          <w:rFonts w:eastAsia="Times New Roman"/>
          <w:bCs/>
          <w:lang w:val="en-GB"/>
        </w:rPr>
        <w:t>show</w:t>
      </w:r>
      <w:r w:rsidR="00833454" w:rsidRPr="0046549D">
        <w:rPr>
          <w:rFonts w:eastAsia="Times New Roman"/>
          <w:bCs/>
          <w:lang w:val="en-GB"/>
        </w:rPr>
        <w:t xml:space="preserve"> </w:t>
      </w:r>
      <w:r w:rsidR="003E5625" w:rsidRPr="0046549D">
        <w:rPr>
          <w:rFonts w:eastAsia="Times New Roman"/>
          <w:bCs/>
          <w:lang w:val="en-GB"/>
        </w:rPr>
        <w:t xml:space="preserve">simulations based on </w:t>
      </w:r>
      <w:r w:rsidR="00833454" w:rsidRPr="0046549D">
        <w:rPr>
          <w:rFonts w:eastAsia="Times New Roman"/>
          <w:bCs/>
          <w:lang w:val="en-GB"/>
        </w:rPr>
        <w:t>value</w:t>
      </w:r>
      <w:r w:rsidR="00090011" w:rsidRPr="0046549D">
        <w:rPr>
          <w:rFonts w:eastAsia="Times New Roman"/>
          <w:bCs/>
          <w:lang w:val="en-GB"/>
        </w:rPr>
        <w:t>s</w:t>
      </w:r>
      <w:r w:rsidR="00833454" w:rsidRPr="0046549D">
        <w:rPr>
          <w:rFonts w:eastAsia="Times New Roman"/>
          <w:bCs/>
          <w:lang w:val="en-GB"/>
        </w:rPr>
        <w:t xml:space="preserve"> of λ = </w:t>
      </w:r>
      <w:r w:rsidR="00F66240" w:rsidRPr="0046549D">
        <w:rPr>
          <w:rFonts w:eastAsia="Times New Roman"/>
          <w:bCs/>
          <w:lang w:val="en-GB"/>
        </w:rPr>
        <w:t xml:space="preserve">0.5, </w:t>
      </w:r>
      <w:r w:rsidR="00090011" w:rsidRPr="0046549D">
        <w:rPr>
          <w:rFonts w:eastAsia="Times New Roman"/>
          <w:bCs/>
          <w:lang w:val="en-GB"/>
        </w:rPr>
        <w:t>1</w:t>
      </w:r>
      <w:r w:rsidR="001C597A" w:rsidRPr="0046549D">
        <w:rPr>
          <w:rFonts w:eastAsia="Times New Roman"/>
          <w:bCs/>
          <w:lang w:val="en-GB"/>
        </w:rPr>
        <w:t xml:space="preserve"> </w:t>
      </w:r>
      <w:r w:rsidR="00F66240" w:rsidRPr="0046549D">
        <w:rPr>
          <w:rFonts w:eastAsia="Times New Roman"/>
          <w:bCs/>
          <w:lang w:val="en-GB"/>
        </w:rPr>
        <w:t>and</w:t>
      </w:r>
      <w:r w:rsidR="00090011" w:rsidRPr="0046549D">
        <w:rPr>
          <w:rFonts w:eastAsia="Times New Roman"/>
          <w:bCs/>
          <w:lang w:val="en-GB"/>
        </w:rPr>
        <w:t xml:space="preserve"> 2 </w:t>
      </w:r>
      <w:r w:rsidR="00563F3E" w:rsidRPr="0046549D">
        <w:rPr>
          <w:rFonts w:eastAsia="Times New Roman"/>
          <w:bCs/>
          <w:lang w:val="en-GB"/>
        </w:rPr>
        <w:t>degrees</w:t>
      </w:r>
      <w:r w:rsidR="00E6156B" w:rsidRPr="0046549D">
        <w:rPr>
          <w:rFonts w:eastAsia="Times New Roman"/>
          <w:bCs/>
          <w:lang w:val="en-GB"/>
        </w:rPr>
        <w:t xml:space="preserve"> of visual angle</w:t>
      </w:r>
      <w:r w:rsidR="00833454" w:rsidRPr="0046549D">
        <w:rPr>
          <w:rFonts w:eastAsia="Times New Roman"/>
          <w:bCs/>
          <w:lang w:val="en-GB"/>
        </w:rPr>
        <w:t xml:space="preserve">. </w:t>
      </w:r>
      <w:r w:rsidR="003E5625" w:rsidRPr="0046549D">
        <w:rPr>
          <w:rFonts w:eastAsia="Times New Roman"/>
          <w:bCs/>
          <w:lang w:val="en-GB"/>
        </w:rPr>
        <w:t xml:space="preserve">Panels A and B show the images projected onto the retina, overlaid on the simulated axon </w:t>
      </w:r>
      <w:r w:rsidR="00CE7C44" w:rsidRPr="0046549D">
        <w:rPr>
          <w:rFonts w:eastAsia="Times New Roman"/>
          <w:bCs/>
          <w:lang w:val="en-GB"/>
        </w:rPr>
        <w:t>fibre</w:t>
      </w:r>
      <w:r w:rsidR="003E5625" w:rsidRPr="0046549D">
        <w:rPr>
          <w:rFonts w:eastAsia="Times New Roman"/>
          <w:bCs/>
          <w:lang w:val="en-GB"/>
        </w:rPr>
        <w:t xml:space="preserve"> pathways. </w:t>
      </w:r>
      <w:r w:rsidR="00E76DBE" w:rsidRPr="0046549D">
        <w:rPr>
          <w:rFonts w:eastAsia="Times New Roman" w:cstheme="minorHAnsi"/>
          <w:bCs/>
          <w:lang w:val="en-GB"/>
        </w:rPr>
        <w:t xml:space="preserve">Panels </w:t>
      </w:r>
      <w:r w:rsidR="003E5625" w:rsidRPr="0046549D">
        <w:rPr>
          <w:rFonts w:eastAsia="Times New Roman" w:cstheme="minorHAnsi"/>
          <w:bCs/>
          <w:lang w:val="en-GB"/>
        </w:rPr>
        <w:t>C</w:t>
      </w:r>
      <w:r w:rsidR="00573624" w:rsidRPr="0046549D">
        <w:rPr>
          <w:rFonts w:eastAsia="Times New Roman" w:cstheme="minorHAnsi"/>
          <w:bCs/>
          <w:lang w:val="en-GB"/>
        </w:rPr>
        <w:t xml:space="preserve"> and </w:t>
      </w:r>
      <w:r w:rsidR="003E5625" w:rsidRPr="0046549D">
        <w:rPr>
          <w:rFonts w:eastAsia="Times New Roman" w:cstheme="minorHAnsi"/>
          <w:bCs/>
          <w:lang w:val="en-GB"/>
        </w:rPr>
        <w:t>D</w:t>
      </w:r>
      <w:r w:rsidR="00E76DBE" w:rsidRPr="0046549D">
        <w:rPr>
          <w:rFonts w:eastAsia="Times New Roman" w:cstheme="minorHAnsi"/>
          <w:bCs/>
          <w:lang w:val="en-GB"/>
        </w:rPr>
        <w:t xml:space="preserve"> show the effect of such </w:t>
      </w:r>
      <w:r w:rsidR="00086E2C" w:rsidRPr="0046549D">
        <w:rPr>
          <w:rFonts w:eastAsia="Times New Roman" w:cstheme="minorHAnsi"/>
          <w:bCs/>
          <w:lang w:val="en-GB"/>
        </w:rPr>
        <w:t>axonal ‘</w:t>
      </w:r>
      <w:r w:rsidR="00E76DBE" w:rsidRPr="0046549D">
        <w:rPr>
          <w:rFonts w:eastAsia="Times New Roman" w:cstheme="minorHAnsi"/>
          <w:bCs/>
          <w:lang w:val="en-GB"/>
        </w:rPr>
        <w:t xml:space="preserve">comets’ on </w:t>
      </w:r>
      <w:r w:rsidR="00CE2F86" w:rsidRPr="0046549D">
        <w:rPr>
          <w:rFonts w:eastAsia="Times New Roman" w:cstheme="minorHAnsi"/>
          <w:bCs/>
          <w:lang w:val="en-GB"/>
        </w:rPr>
        <w:t xml:space="preserve">specific </w:t>
      </w:r>
      <w:r w:rsidR="00E76DBE" w:rsidRPr="0046549D">
        <w:rPr>
          <w:rFonts w:eastAsia="Times New Roman" w:cstheme="minorHAnsi"/>
          <w:bCs/>
          <w:lang w:val="en-GB"/>
        </w:rPr>
        <w:t>images.</w:t>
      </w:r>
      <w:r w:rsidR="003E5625" w:rsidRPr="0046549D">
        <w:rPr>
          <w:rFonts w:eastAsia="Times New Roman" w:cstheme="minorHAnsi"/>
          <w:bCs/>
          <w:lang w:val="en-GB"/>
        </w:rPr>
        <w:t xml:space="preserve"> S</w:t>
      </w:r>
      <w:r w:rsidR="00E76DBE" w:rsidRPr="0046549D">
        <w:rPr>
          <w:rFonts w:eastAsia="Times New Roman" w:cstheme="minorHAnsi"/>
          <w:bCs/>
          <w:lang w:val="en-GB"/>
        </w:rPr>
        <w:t>ince</w:t>
      </w:r>
      <w:r w:rsidR="00E76DBE" w:rsidRPr="00DC6DFA">
        <w:rPr>
          <w:rFonts w:eastAsia="Times New Roman" w:cstheme="minorHAnsi"/>
          <w:bCs/>
          <w:lang w:val="en-GB"/>
        </w:rPr>
        <w:t xml:space="preserve"> distortions follow the path of the axon </w:t>
      </w:r>
      <w:r w:rsidR="00CE7C44">
        <w:rPr>
          <w:rFonts w:eastAsia="Times New Roman" w:cstheme="minorHAnsi"/>
          <w:bCs/>
          <w:lang w:val="en-GB"/>
        </w:rPr>
        <w:t>fibre</w:t>
      </w:r>
      <w:r w:rsidR="00E76DBE" w:rsidRPr="00DC6DFA">
        <w:rPr>
          <w:rFonts w:eastAsia="Times New Roman" w:cstheme="minorHAnsi"/>
          <w:bCs/>
          <w:lang w:val="en-GB"/>
        </w:rPr>
        <w:t xml:space="preserve"> pathways, the ‘comet-trails’ predicted by axonal stimulation vary in angle and length across the retina</w:t>
      </w:r>
      <w:r w:rsidR="0062169A" w:rsidRPr="00DC6DFA">
        <w:rPr>
          <w:rFonts w:eastAsia="Times New Roman" w:cstheme="minorHAnsi"/>
          <w:bCs/>
          <w:lang w:val="en-GB"/>
        </w:rPr>
        <w:t xml:space="preserve"> </w:t>
      </w:r>
      <w:r w:rsidR="0049605D" w:rsidRPr="00DC6DFA">
        <w:rPr>
          <w:rFonts w:eastAsia="Times New Roman" w:cstheme="minorHAnsi"/>
          <w:bCs/>
          <w:lang w:val="en-GB"/>
        </w:rPr>
        <w:t xml:space="preserve">In the simulation of a contrast-reversed (white letters on a black background) </w:t>
      </w:r>
      <w:r w:rsidR="00E76DBE" w:rsidRPr="00DC6DFA">
        <w:rPr>
          <w:rFonts w:eastAsia="Times New Roman" w:cstheme="minorHAnsi"/>
          <w:bCs/>
          <w:lang w:val="en-GB"/>
        </w:rPr>
        <w:t>eye-chart</w:t>
      </w:r>
      <w:r w:rsidR="00F66240" w:rsidRPr="00DC6DFA">
        <w:rPr>
          <w:rFonts w:eastAsia="Times New Roman" w:cstheme="minorHAnsi"/>
          <w:bCs/>
          <w:lang w:val="en-GB"/>
        </w:rPr>
        <w:t xml:space="preserve"> using </w:t>
      </w:r>
      <w:r w:rsidR="00F66240" w:rsidRPr="00DC6DFA">
        <w:rPr>
          <w:rFonts w:ascii="Times New Roman" w:eastAsia="Times New Roman" w:hAnsi="Times New Roman"/>
          <w:bCs/>
          <w:lang w:val="en-GB"/>
        </w:rPr>
        <w:t xml:space="preserve">λ = 2 (based on </w:t>
      </w:r>
      <w:r w:rsidR="00F66240" w:rsidRPr="00DC6DFA">
        <w:rPr>
          <w:rFonts w:ascii="Times New Roman" w:eastAsia="Times New Roman" w:hAnsi="Times New Roman"/>
          <w:bCs/>
          <w:lang w:val="en-GB"/>
        </w:rPr>
        <w:fldChar w:fldCharType="begin"/>
      </w:r>
      <w:r w:rsidR="001D7F73" w:rsidRPr="00DC6DFA">
        <w:rPr>
          <w:rFonts w:ascii="Times New Roman" w:eastAsia="Times New Roman" w:hAnsi="Times New Roman"/>
          <w:bCs/>
          <w:lang w:val="en-GB"/>
        </w:rPr>
        <w:instrText xml:space="preserve"> ADDIN EN.CITE &lt;EndNote&gt;&lt;Cite&gt;&lt;Author&gt;Nanduri&lt;/Author&gt;&lt;Year&gt;2011&lt;/Year&gt;&lt;RecNum&gt;6971&lt;/RecNum&gt;&lt;DisplayText&gt;[49]&lt;/DisplayText&gt;&lt;record&gt;&lt;rec-number&gt;6971&lt;/rec-number&gt;&lt;foreign-keys&gt;&lt;key app="EN" db-id="fd5t2r59ttdwx3e00fn522dstxa5prvf2zvt"&gt;6971&lt;/key&gt;&lt;key app="ENWeb" db-id=""&gt;0&lt;/key&gt;&lt;/foreign-keys&gt;&lt;ref-type name="Conference Paper"&gt;47&lt;/ref-type&gt;&lt;contributors&gt;&lt;authors&gt;&lt;author&gt;Nanduri, D.&lt;/author&gt;&lt;author&gt; Fine, I.&lt;/author&gt;&lt;author&gt;Greenberg, R. &lt;/author&gt;&lt;author&gt;Horsager, A.&lt;/author&gt;&lt;author&gt;Boynton, Geoffrey M&lt;/author&gt;&lt;author&gt;Weiland, J.&lt;/author&gt;&lt;/authors&gt;&lt;/contributors&gt;&lt;titles&gt;&lt;title&gt;Predicting the percepts of electrical stimulation in retinal prosthesis subjects&lt;/title&gt;&lt;secondary-title&gt;Cosyne&lt;/secondary-title&gt;&lt;/titles&gt;&lt;dates&gt;&lt;year&gt;2011&lt;/year&gt;&lt;/dates&gt;&lt;urls&gt;&lt;/urls&gt;&lt;/record&gt;&lt;/Cite&gt;&lt;/EndNote&gt;</w:instrText>
      </w:r>
      <w:r w:rsidR="00F66240" w:rsidRPr="00DC6DFA">
        <w:rPr>
          <w:rFonts w:ascii="Times New Roman" w:eastAsia="Times New Roman" w:hAnsi="Times New Roman"/>
          <w:bCs/>
          <w:lang w:val="en-GB"/>
        </w:rPr>
        <w:fldChar w:fldCharType="separate"/>
      </w:r>
      <w:r w:rsidR="001D7F73" w:rsidRPr="00DC6DFA">
        <w:rPr>
          <w:rFonts w:ascii="Times New Roman" w:eastAsia="Times New Roman" w:hAnsi="Times New Roman"/>
          <w:bCs/>
          <w:lang w:val="en-GB"/>
        </w:rPr>
        <w:t>[</w:t>
      </w:r>
      <w:hyperlink w:anchor="_ENREF_49" w:tooltip="Nanduri, 2011 #6971" w:history="1">
        <w:r w:rsidR="00123156" w:rsidRPr="00DC6DFA">
          <w:rPr>
            <w:rFonts w:ascii="Times New Roman" w:eastAsia="Times New Roman" w:hAnsi="Times New Roman"/>
            <w:bCs/>
            <w:lang w:val="en-GB"/>
          </w:rPr>
          <w:t>49</w:t>
        </w:r>
      </w:hyperlink>
      <w:r w:rsidR="001D7F73" w:rsidRPr="00DC6DFA">
        <w:rPr>
          <w:rFonts w:ascii="Times New Roman" w:eastAsia="Times New Roman" w:hAnsi="Times New Roman"/>
          <w:bCs/>
          <w:lang w:val="en-GB"/>
        </w:rPr>
        <w:t>]</w:t>
      </w:r>
      <w:r w:rsidR="00F66240" w:rsidRPr="00DC6DFA">
        <w:rPr>
          <w:rFonts w:ascii="Times New Roman" w:eastAsia="Times New Roman" w:hAnsi="Times New Roman"/>
          <w:bCs/>
          <w:lang w:val="en-GB"/>
        </w:rPr>
        <w:fldChar w:fldCharType="end"/>
      </w:r>
      <w:r w:rsidR="00F66240" w:rsidRPr="00DC6DFA">
        <w:rPr>
          <w:rFonts w:ascii="Times New Roman" w:eastAsia="Times New Roman" w:hAnsi="Times New Roman"/>
          <w:bCs/>
          <w:lang w:val="en-GB"/>
        </w:rPr>
        <w:t>)</w:t>
      </w:r>
      <w:r w:rsidR="009328D9" w:rsidRPr="00DC6DFA">
        <w:rPr>
          <w:rFonts w:ascii="Times New Roman" w:eastAsia="Times New Roman" w:hAnsi="Times New Roman"/>
          <w:bCs/>
          <w:lang w:val="en-GB"/>
        </w:rPr>
        <w:t xml:space="preserve"> </w:t>
      </w:r>
      <w:r w:rsidR="00E76DBE" w:rsidRPr="00DC6DFA">
        <w:rPr>
          <w:rFonts w:eastAsia="Times New Roman" w:cstheme="minorHAnsi"/>
          <w:bCs/>
          <w:lang w:val="en-GB"/>
        </w:rPr>
        <w:t xml:space="preserve">only the top </w:t>
      </w:r>
      <w:r w:rsidR="00A05ACE" w:rsidRPr="00DC6DFA">
        <w:rPr>
          <w:rFonts w:eastAsia="Times New Roman" w:cstheme="minorHAnsi"/>
          <w:bCs/>
          <w:lang w:val="en-GB"/>
        </w:rPr>
        <w:t>E</w:t>
      </w:r>
      <w:r w:rsidR="00573624" w:rsidRPr="00DC6DFA">
        <w:rPr>
          <w:rFonts w:eastAsia="Times New Roman" w:cstheme="minorHAnsi"/>
          <w:bCs/>
          <w:lang w:val="en-GB"/>
        </w:rPr>
        <w:t xml:space="preserve"> (which subtends just less than 3 degrees of visual angle)</w:t>
      </w:r>
      <w:r w:rsidR="0062169A" w:rsidRPr="00DC6DFA">
        <w:rPr>
          <w:rFonts w:eastAsia="Times New Roman" w:cstheme="minorHAnsi"/>
          <w:bCs/>
          <w:lang w:val="en-GB"/>
        </w:rPr>
        <w:t xml:space="preserve"> </w:t>
      </w:r>
      <w:r w:rsidR="00E76DBE" w:rsidRPr="00DC6DFA">
        <w:rPr>
          <w:rFonts w:eastAsia="Times New Roman" w:cstheme="minorHAnsi"/>
          <w:bCs/>
          <w:lang w:val="en-GB"/>
        </w:rPr>
        <w:t xml:space="preserve">is </w:t>
      </w:r>
      <w:r w:rsidR="00086E2C" w:rsidRPr="00DC6DFA">
        <w:rPr>
          <w:rFonts w:eastAsia="Times New Roman" w:cstheme="minorHAnsi"/>
          <w:bCs/>
          <w:lang w:val="en-GB"/>
        </w:rPr>
        <w:t>clearly identifiable</w:t>
      </w:r>
      <w:r w:rsidR="00E76DBE" w:rsidRPr="00DC6DFA">
        <w:rPr>
          <w:rFonts w:eastAsia="Times New Roman" w:cstheme="minorHAnsi"/>
          <w:bCs/>
          <w:lang w:val="en-GB"/>
        </w:rPr>
        <w:t>, consistent with Snellen acuity of 20/600, similar to the best acuity reported to date (just under 20/600) for human prosthetic users</w:t>
      </w:r>
      <w:r w:rsidR="00573624" w:rsidRPr="00DC6DFA">
        <w:rPr>
          <w:rFonts w:eastAsia="Times New Roman" w:cstheme="minorHAnsi"/>
          <w:bCs/>
          <w:lang w:val="en-GB"/>
        </w:rPr>
        <w:t xml:space="preserve"> </w:t>
      </w:r>
      <w:r w:rsidR="00F86651" w:rsidRPr="00DC6DFA">
        <w:rPr>
          <w:rFonts w:eastAsia="Times New Roman" w:cstheme="minorHAnsi"/>
          <w:bCs/>
          <w:lang w:val="en-GB"/>
        </w:rPr>
        <w:fldChar w:fldCharType="begin">
          <w:fldData xml:space="preserve">PEVuZE5vdGU+PENpdGU+PEF1dGhvcj5TdGluZ2w8L0F1dGhvcj48WWVhcj4yMDEzPC9ZZWFyPjxS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</w:fldData>
        </w:fldChar>
      </w:r>
      <w:r w:rsidR="002F2714" w:rsidRPr="00DC6DFA">
        <w:rPr>
          <w:rFonts w:eastAsia="Times New Roman" w:cstheme="minorHAnsi"/>
          <w:bCs/>
          <w:lang w:val="en-GB"/>
        </w:rPr>
        <w:instrText xml:space="preserve"> ADDIN EN.CITE </w:instrText>
      </w:r>
      <w:r w:rsidR="002F2714" w:rsidRPr="00DC6DFA">
        <w:rPr>
          <w:rFonts w:eastAsia="Times New Roman" w:cstheme="minorHAnsi"/>
          <w:bCs/>
          <w:lang w:val="en-GB"/>
        </w:rPr>
        <w:fldChar w:fldCharType="begin">
          <w:fldData xml:space="preserve">PEVuZE5vdGU+PENpdGU+PEF1dGhvcj5TdGluZ2w8L0F1dGhvcj48WWVhcj4yMDEzPC9ZZWFyPjxS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</w:fldData>
        </w:fldChar>
      </w:r>
      <w:r w:rsidR="002F2714" w:rsidRPr="00DC6DFA">
        <w:rPr>
          <w:rFonts w:eastAsia="Times New Roman" w:cstheme="minorHAnsi"/>
          <w:bCs/>
          <w:lang w:val="en-GB"/>
        </w:rPr>
        <w:instrText xml:space="preserve"> ADDIN EN.CITE.DATA </w:instrText>
      </w:r>
      <w:r w:rsidR="002F2714" w:rsidRPr="00DC6DFA">
        <w:rPr>
          <w:rFonts w:eastAsia="Times New Roman" w:cstheme="minorHAnsi"/>
          <w:bCs/>
          <w:lang w:val="en-GB"/>
        </w:rPr>
      </w:r>
      <w:r w:rsidR="002F2714" w:rsidRPr="00DC6DFA">
        <w:rPr>
          <w:rFonts w:eastAsia="Times New Roman" w:cstheme="minorHAnsi"/>
          <w:bCs/>
          <w:lang w:val="en-GB"/>
        </w:rPr>
        <w:fldChar w:fldCharType="end"/>
      </w:r>
      <w:r w:rsidR="00F86651" w:rsidRPr="00DC6DFA">
        <w:rPr>
          <w:rFonts w:eastAsia="Times New Roman" w:cstheme="minorHAnsi"/>
          <w:bCs/>
          <w:lang w:val="en-GB"/>
        </w:rPr>
      </w:r>
      <w:r w:rsidR="00F86651" w:rsidRPr="00DC6DFA">
        <w:rPr>
          <w:rFonts w:eastAsia="Times New Roman" w:cstheme="minorHAnsi"/>
          <w:bCs/>
          <w:lang w:val="en-GB"/>
        </w:rPr>
        <w:fldChar w:fldCharType="separate"/>
      </w:r>
      <w:r w:rsidR="002F2714" w:rsidRPr="00DC6DFA">
        <w:rPr>
          <w:rFonts w:eastAsia="Times New Roman" w:cstheme="minorHAnsi"/>
          <w:bCs/>
          <w:lang w:val="en-GB"/>
        </w:rPr>
        <w:t>[</w:t>
      </w:r>
      <w:hyperlink w:anchor="_ENREF_10" w:tooltip="Stingl, 2013 #7040" w:history="1">
        <w:r w:rsidR="00123156" w:rsidRPr="00DC6DFA">
          <w:rPr>
            <w:rFonts w:eastAsia="Times New Roman" w:cstheme="minorHAnsi"/>
            <w:bCs/>
            <w:lang w:val="en-GB"/>
          </w:rPr>
          <w:t>10</w:t>
        </w:r>
      </w:hyperlink>
      <w:r w:rsidR="002F2714" w:rsidRPr="00DC6DFA">
        <w:rPr>
          <w:rFonts w:eastAsia="Times New Roman" w:cstheme="minorHAnsi"/>
          <w:bCs/>
          <w:lang w:val="en-GB"/>
        </w:rPr>
        <w:t xml:space="preserve">, </w:t>
      </w:r>
      <w:hyperlink w:anchor="_ENREF_17" w:tooltip="da Cruz, 2013 #7071" w:history="1">
        <w:r w:rsidR="00123156" w:rsidRPr="00DC6DFA">
          <w:rPr>
            <w:rFonts w:eastAsia="Times New Roman" w:cstheme="minorHAnsi"/>
            <w:bCs/>
            <w:lang w:val="en-GB"/>
          </w:rPr>
          <w:t>17</w:t>
        </w:r>
      </w:hyperlink>
      <w:r w:rsidR="002F2714" w:rsidRPr="00DC6DFA">
        <w:rPr>
          <w:rFonts w:eastAsia="Times New Roman" w:cstheme="minorHAnsi"/>
          <w:bCs/>
          <w:lang w:val="en-GB"/>
        </w:rPr>
        <w:t>]</w:t>
      </w:r>
      <w:r w:rsidR="00F86651" w:rsidRPr="00DC6DFA">
        <w:rPr>
          <w:rFonts w:eastAsia="Times New Roman" w:cstheme="minorHAnsi"/>
          <w:bCs/>
          <w:lang w:val="en-GB"/>
        </w:rPr>
        <w:fldChar w:fldCharType="end"/>
      </w:r>
      <w:r w:rsidR="00E76DBE" w:rsidRPr="00DC6DFA">
        <w:rPr>
          <w:rFonts w:eastAsia="Times New Roman" w:cstheme="minorHAnsi"/>
          <w:bCs/>
          <w:lang w:val="en-GB"/>
        </w:rPr>
        <w:t>.</w:t>
      </w:r>
    </w:p>
    <w:p w14:paraId="64992F90" w14:textId="057A5EAF" w:rsidR="00A90BED" w:rsidRPr="00DC6DFA" w:rsidRDefault="006932E1" w:rsidP="00C630F1">
      <w:pPr>
        <w:pStyle w:val="Caption"/>
        <w:keepNext/>
        <w:rPr>
          <w:rFonts w:eastAsia="Times New Roman" w:cstheme="minorHAnsi"/>
          <w:bCs/>
          <w:lang w:val="en-GB"/>
        </w:rPr>
      </w:pPr>
      <w:bookmarkStart w:id="48" w:name="_Ref408846794"/>
      <w:bookmarkStart w:id="49" w:name="_Toc415149743"/>
      <w:r w:rsidRPr="00DC6DFA">
        <w:rPr>
          <w:lang w:val="en-GB"/>
        </w:rPr>
        <w:t xml:space="preserve">Figure </w:t>
      </w:r>
      <w:r w:rsidR="002225D0" w:rsidRPr="00DC6DFA">
        <w:rPr>
          <w:lang w:val="en-GB"/>
        </w:rPr>
        <w:fldChar w:fldCharType="begin"/>
      </w:r>
      <w:r w:rsidR="002225D0" w:rsidRPr="00DC6DFA">
        <w:rPr>
          <w:lang w:val="en-GB"/>
        </w:rPr>
        <w:instrText xml:space="preserve"> SEQ Figure \* ARABIC </w:instrText>
      </w:r>
      <w:r w:rsidR="002225D0" w:rsidRPr="00DC6DFA">
        <w:rPr>
          <w:lang w:val="en-GB"/>
        </w:rPr>
        <w:fldChar w:fldCharType="separate"/>
      </w:r>
      <w:r w:rsidR="00C758D6">
        <w:rPr>
          <w:noProof/>
          <w:lang w:val="en-GB"/>
        </w:rPr>
        <w:t>3</w:t>
      </w:r>
      <w:r w:rsidR="002225D0" w:rsidRPr="00DC6DFA">
        <w:rPr>
          <w:lang w:val="en-GB"/>
        </w:rPr>
        <w:fldChar w:fldCharType="end"/>
      </w:r>
      <w:bookmarkEnd w:id="48"/>
      <w:r w:rsidRPr="00DC6DFA">
        <w:rPr>
          <w:lang w:val="en-GB"/>
        </w:rPr>
        <w:t xml:space="preserve">. </w:t>
      </w:r>
      <w:r w:rsidR="00A6442A" w:rsidRPr="00DC6DFA">
        <w:rPr>
          <w:rFonts w:eastAsia="Times New Roman" w:cstheme="minorHAnsi"/>
          <w:bCs/>
          <w:lang w:val="en-GB"/>
        </w:rPr>
        <w:t>Simulations</w:t>
      </w:r>
      <w:r w:rsidRPr="00DC6DFA">
        <w:rPr>
          <w:rFonts w:eastAsia="Times New Roman" w:cstheme="minorHAnsi"/>
          <w:bCs/>
          <w:lang w:val="en-GB"/>
        </w:rPr>
        <w:t xml:space="preserve"> of perceptual distortions as a result of axonal stimulation. </w:t>
      </w:r>
      <w:r w:rsidR="00573624" w:rsidRPr="00DC6DFA">
        <w:rPr>
          <w:rFonts w:eastAsia="Times New Roman" w:cstheme="minorHAnsi"/>
          <w:bCs/>
          <w:lang w:val="en-GB"/>
        </w:rPr>
        <w:t>(</w:t>
      </w:r>
      <w:r w:rsidR="00E2136E">
        <w:rPr>
          <w:rFonts w:eastAsia="Times New Roman" w:cstheme="minorHAnsi"/>
          <w:bCs/>
          <w:lang w:val="en-GB"/>
        </w:rPr>
        <w:t>A</w:t>
      </w:r>
      <w:r w:rsidR="00573624" w:rsidRPr="00DC6DFA">
        <w:rPr>
          <w:rFonts w:eastAsia="Times New Roman" w:cstheme="minorHAnsi"/>
          <w:bCs/>
          <w:lang w:val="en-GB"/>
        </w:rPr>
        <w:t xml:space="preserve">, </w:t>
      </w:r>
      <w:r w:rsidR="00E2136E">
        <w:rPr>
          <w:rFonts w:eastAsia="Times New Roman" w:cstheme="minorHAnsi"/>
          <w:bCs/>
          <w:lang w:val="en-GB"/>
        </w:rPr>
        <w:t>B</w:t>
      </w:r>
      <w:r w:rsidR="00573624" w:rsidRPr="00DC6DFA">
        <w:rPr>
          <w:rFonts w:eastAsia="Times New Roman" w:cstheme="minorHAnsi"/>
          <w:bCs/>
          <w:lang w:val="en-GB"/>
        </w:rPr>
        <w:t>) Two images (the same as in</w:t>
      </w:r>
      <w:r w:rsidR="00661CEF" w:rsidRPr="00DC6DFA">
        <w:rPr>
          <w:rFonts w:eastAsia="Times New Roman" w:cstheme="minorHAnsi"/>
          <w:bCs/>
          <w:lang w:val="en-GB"/>
        </w:rPr>
        <w:t xml:space="preserve"> </w:t>
      </w:r>
      <w:r w:rsidR="00661CEF" w:rsidRPr="00DC6DFA">
        <w:rPr>
          <w:rFonts w:eastAsia="Times New Roman" w:cstheme="minorHAnsi"/>
          <w:bCs/>
          <w:lang w:val="en-GB"/>
        </w:rPr>
        <w:fldChar w:fldCharType="begin"/>
      </w:r>
      <w:r w:rsidR="00661CEF" w:rsidRPr="00DC6DFA">
        <w:rPr>
          <w:rFonts w:eastAsia="Times New Roman" w:cstheme="minorHAnsi"/>
          <w:bCs/>
          <w:lang w:val="en-GB"/>
        </w:rPr>
        <w:instrText xml:space="preserve"> REF _Ref408922271 \h </w:instrText>
      </w:r>
      <w:r w:rsidR="00661CEF" w:rsidRPr="00DC6DFA">
        <w:rPr>
          <w:rFonts w:eastAsia="Times New Roman" w:cstheme="minorHAnsi"/>
          <w:bCs/>
          <w:lang w:val="en-GB"/>
        </w:rPr>
      </w:r>
      <w:r w:rsidR="00661CEF" w:rsidRPr="00DC6DFA">
        <w:rPr>
          <w:rFonts w:eastAsia="Times New Roman" w:cstheme="minorHAnsi"/>
          <w:bCs/>
          <w:lang w:val="en-GB"/>
        </w:rPr>
        <w:fldChar w:fldCharType="separate"/>
      </w:r>
      <w:r w:rsidR="00C758D6" w:rsidRPr="00DC6DFA">
        <w:rPr>
          <w:lang w:val="en-GB"/>
        </w:rPr>
        <w:t xml:space="preserve">Figure </w:t>
      </w:r>
      <w:r w:rsidR="00C758D6">
        <w:rPr>
          <w:noProof/>
          <w:lang w:val="en-GB"/>
        </w:rPr>
        <w:t>1</w:t>
      </w:r>
      <w:r w:rsidR="00661CEF" w:rsidRPr="00DC6DFA">
        <w:rPr>
          <w:rFonts w:eastAsia="Times New Roman" w:cstheme="minorHAnsi"/>
          <w:bCs/>
          <w:lang w:val="en-GB"/>
        </w:rPr>
        <w:fldChar w:fldCharType="end"/>
      </w:r>
      <w:r w:rsidR="00573624" w:rsidRPr="00DC6DFA">
        <w:rPr>
          <w:rFonts w:eastAsia="Times New Roman" w:cstheme="minorHAnsi"/>
          <w:bCs/>
          <w:lang w:val="en-GB"/>
        </w:rPr>
        <w:t xml:space="preserve">) are </w:t>
      </w:r>
      <w:r w:rsidR="001D7F73" w:rsidRPr="00DC6DFA">
        <w:rPr>
          <w:rFonts w:eastAsia="Times New Roman" w:cstheme="minorHAnsi"/>
          <w:bCs/>
          <w:lang w:val="en-GB"/>
        </w:rPr>
        <w:t xml:space="preserve">overlaid </w:t>
      </w:r>
      <w:r w:rsidR="00573624" w:rsidRPr="00DC6DFA">
        <w:rPr>
          <w:rFonts w:eastAsia="Times New Roman" w:cstheme="minorHAnsi"/>
          <w:bCs/>
          <w:lang w:val="en-GB"/>
        </w:rPr>
        <w:t>on the retinal surface. The position of the electrode array</w:t>
      </w:r>
      <w:r w:rsidR="00EB4582" w:rsidRPr="00DC6DFA">
        <w:rPr>
          <w:rFonts w:eastAsia="Times New Roman" w:cstheme="minorHAnsi"/>
          <w:bCs/>
          <w:lang w:val="en-GB"/>
        </w:rPr>
        <w:t xml:space="preserve"> (subtending 12 degrees)</w:t>
      </w:r>
      <w:r w:rsidR="00573624" w:rsidRPr="00DC6DFA">
        <w:rPr>
          <w:rFonts w:eastAsia="Times New Roman" w:cstheme="minorHAnsi"/>
          <w:bCs/>
          <w:lang w:val="en-GB"/>
        </w:rPr>
        <w:t xml:space="preserve"> is shown by a </w:t>
      </w:r>
      <w:r w:rsidR="004F787B" w:rsidRPr="00DC6DFA">
        <w:rPr>
          <w:rFonts w:eastAsia="Times New Roman" w:cstheme="minorHAnsi"/>
          <w:bCs/>
          <w:lang w:val="en-GB"/>
        </w:rPr>
        <w:t>red</w:t>
      </w:r>
      <w:r w:rsidR="00D1228C" w:rsidRPr="00DC6DFA">
        <w:rPr>
          <w:rFonts w:eastAsia="Times New Roman" w:cstheme="minorHAnsi"/>
          <w:bCs/>
          <w:lang w:val="en-GB"/>
        </w:rPr>
        <w:t xml:space="preserve"> dotted box. (C</w:t>
      </w:r>
      <w:r w:rsidR="00573624" w:rsidRPr="00DC6DFA">
        <w:rPr>
          <w:rFonts w:eastAsia="Times New Roman" w:cstheme="minorHAnsi"/>
          <w:bCs/>
          <w:lang w:val="en-GB"/>
        </w:rPr>
        <w:t xml:space="preserve">, </w:t>
      </w:r>
      <w:r w:rsidR="00E2136E">
        <w:rPr>
          <w:rFonts w:eastAsia="Times New Roman" w:cstheme="minorHAnsi"/>
          <w:bCs/>
          <w:lang w:val="en-GB"/>
        </w:rPr>
        <w:t>D</w:t>
      </w:r>
      <w:r w:rsidRPr="00DC6DFA">
        <w:rPr>
          <w:rFonts w:eastAsia="Times New Roman" w:cstheme="minorHAnsi"/>
          <w:bCs/>
          <w:lang w:val="en-GB"/>
        </w:rPr>
        <w:t>) T</w:t>
      </w:r>
      <w:r w:rsidR="00A90BED" w:rsidRPr="00DC6DFA">
        <w:rPr>
          <w:rFonts w:eastAsia="Times New Roman" w:cstheme="minorHAnsi"/>
          <w:bCs/>
          <w:lang w:val="en-GB"/>
        </w:rPr>
        <w:t xml:space="preserve">he predicted effect of axonal stimulation on the </w:t>
      </w:r>
      <w:r w:rsidR="00294E5E" w:rsidRPr="00DC6DFA">
        <w:rPr>
          <w:rFonts w:eastAsia="Times New Roman" w:cstheme="minorHAnsi"/>
          <w:bCs/>
          <w:lang w:val="en-GB"/>
        </w:rPr>
        <w:t xml:space="preserve">two </w:t>
      </w:r>
      <w:r w:rsidR="00A90BED" w:rsidRPr="00DC6DFA">
        <w:rPr>
          <w:rFonts w:eastAsia="Times New Roman" w:cstheme="minorHAnsi"/>
          <w:bCs/>
          <w:lang w:val="en-GB"/>
        </w:rPr>
        <w:t xml:space="preserve">images of </w:t>
      </w:r>
      <w:r w:rsidR="00A90BED" w:rsidRPr="00DC6DFA">
        <w:rPr>
          <w:rFonts w:eastAsia="Times New Roman" w:cstheme="minorHAnsi"/>
          <w:bCs/>
          <w:lang w:val="en-GB"/>
        </w:rPr>
        <w:fldChar w:fldCharType="begin"/>
      </w:r>
      <w:r w:rsidR="00A90BED" w:rsidRPr="00DC6DFA">
        <w:rPr>
          <w:rFonts w:eastAsia="Times New Roman" w:cstheme="minorHAnsi"/>
          <w:bCs/>
          <w:lang w:val="en-GB"/>
        </w:rPr>
        <w:instrText xml:space="preserve"> REF _Ref408922271 \h </w:instrText>
      </w:r>
      <w:r w:rsidR="00A90BED" w:rsidRPr="00DC6DFA">
        <w:rPr>
          <w:rFonts w:eastAsia="Times New Roman" w:cstheme="minorHAnsi"/>
          <w:bCs/>
          <w:lang w:val="en-GB"/>
        </w:rPr>
      </w:r>
      <w:r w:rsidR="00A90BED" w:rsidRPr="00DC6DFA">
        <w:rPr>
          <w:rFonts w:eastAsia="Times New Roman" w:cstheme="minorHAnsi"/>
          <w:bCs/>
          <w:lang w:val="en-GB"/>
        </w:rPr>
        <w:fldChar w:fldCharType="separate"/>
      </w:r>
      <w:r w:rsidR="00C758D6" w:rsidRPr="00DC6DFA">
        <w:rPr>
          <w:lang w:val="en-GB"/>
        </w:rPr>
        <w:t xml:space="preserve">Figure </w:t>
      </w:r>
      <w:r w:rsidR="00C758D6">
        <w:rPr>
          <w:noProof/>
          <w:lang w:val="en-GB"/>
        </w:rPr>
        <w:t>1</w:t>
      </w:r>
      <w:r w:rsidR="00A90BED" w:rsidRPr="00DC6DFA">
        <w:rPr>
          <w:rFonts w:eastAsia="Times New Roman" w:cstheme="minorHAnsi"/>
          <w:bCs/>
          <w:lang w:val="en-GB"/>
        </w:rPr>
        <w:fldChar w:fldCharType="end"/>
      </w:r>
      <w:r w:rsidR="00D1228C" w:rsidRPr="00DC6DFA">
        <w:rPr>
          <w:rFonts w:eastAsia="Times New Roman" w:cstheme="minorHAnsi"/>
          <w:bCs/>
          <w:lang w:val="en-GB"/>
        </w:rPr>
        <w:t>B and D</w:t>
      </w:r>
      <w:r w:rsidR="004F787B" w:rsidRPr="00DC6DFA">
        <w:rPr>
          <w:rFonts w:eastAsia="Times New Roman" w:cstheme="minorHAnsi"/>
          <w:bCs/>
          <w:lang w:val="en-GB"/>
        </w:rPr>
        <w:t xml:space="preserve"> for </w:t>
      </w:r>
      <w:r w:rsidR="004F787B" w:rsidRPr="00DC6DFA">
        <w:rPr>
          <w:rFonts w:ascii="Times New Roman" w:eastAsia="Times New Roman" w:hAnsi="Times New Roman"/>
          <w:bCs/>
          <w:lang w:val="en-GB"/>
        </w:rPr>
        <w:t xml:space="preserve">λ = </w:t>
      </w:r>
      <w:r w:rsidR="00F66240" w:rsidRPr="00DC6DFA">
        <w:rPr>
          <w:rFonts w:ascii="Times New Roman" w:eastAsia="Times New Roman" w:hAnsi="Times New Roman"/>
          <w:bCs/>
          <w:lang w:val="en-GB"/>
        </w:rPr>
        <w:t>0.5, 1 and</w:t>
      </w:r>
      <w:r w:rsidR="004F787B" w:rsidRPr="00DC6DFA">
        <w:rPr>
          <w:rFonts w:ascii="Times New Roman" w:eastAsia="Times New Roman" w:hAnsi="Times New Roman"/>
          <w:bCs/>
          <w:lang w:val="en-GB"/>
        </w:rPr>
        <w:t xml:space="preserve"> 2.</w:t>
      </w:r>
      <w:r w:rsidR="00661CEF" w:rsidRPr="00DC6DFA">
        <w:rPr>
          <w:rFonts w:cstheme="minorHAnsi"/>
          <w:lang w:val="en-GB"/>
        </w:rPr>
        <w:t xml:space="preserve"> Movie versions are shown in Supplementary Materials.</w:t>
      </w:r>
      <w:bookmarkEnd w:id="49"/>
    </w:p>
    <w:p w14:paraId="2B684005" w14:textId="54D302E5" w:rsidR="00292860" w:rsidRPr="00DC6DFA" w:rsidRDefault="00E76DBE" w:rsidP="00C630F1">
      <w:pPr>
        <w:rPr>
          <w:lang w:val="en-GB"/>
        </w:rPr>
      </w:pPr>
      <w:r w:rsidRPr="00DC6DFA">
        <w:rPr>
          <w:lang w:val="en-GB"/>
        </w:rPr>
        <w:t xml:space="preserve">The simulation of the natural image is </w:t>
      </w:r>
      <w:r w:rsidR="0046549D">
        <w:rPr>
          <w:lang w:val="en-GB"/>
        </w:rPr>
        <w:t xml:space="preserve">still </w:t>
      </w:r>
      <w:r w:rsidR="0008036D" w:rsidRPr="00DC6DFA">
        <w:rPr>
          <w:lang w:val="en-GB"/>
        </w:rPr>
        <w:t>more troublesome:</w:t>
      </w:r>
      <w:r w:rsidR="0049605D" w:rsidRPr="00DC6DFA">
        <w:rPr>
          <w:lang w:val="en-GB"/>
        </w:rPr>
        <w:t xml:space="preserve"> </w:t>
      </w:r>
      <w:r w:rsidR="00F66240" w:rsidRPr="00DC6DFA">
        <w:rPr>
          <w:lang w:val="en-GB"/>
        </w:rPr>
        <w:t xml:space="preserve">for </w:t>
      </w:r>
      <w:r w:rsidR="00F66240" w:rsidRPr="00DC6DFA">
        <w:rPr>
          <w:rFonts w:ascii="Times New Roman" w:eastAsia="Times New Roman" w:hAnsi="Times New Roman"/>
          <w:bCs/>
          <w:lang w:val="en-GB"/>
        </w:rPr>
        <w:t xml:space="preserve">λ=2 </w:t>
      </w:r>
      <w:r w:rsidR="0049605D" w:rsidRPr="00DC6DFA">
        <w:rPr>
          <w:lang w:val="en-GB"/>
        </w:rPr>
        <w:t xml:space="preserve">even the main figure </w:t>
      </w:r>
      <w:r w:rsidR="00601C94" w:rsidRPr="00DC6DFA">
        <w:rPr>
          <w:lang w:val="en-GB"/>
        </w:rPr>
        <w:t xml:space="preserve">in the image </w:t>
      </w:r>
      <w:r w:rsidR="0049605D" w:rsidRPr="00DC6DFA">
        <w:rPr>
          <w:lang w:val="en-GB"/>
        </w:rPr>
        <w:t xml:space="preserve">cannot </w:t>
      </w:r>
      <w:r w:rsidR="0046549D">
        <w:rPr>
          <w:lang w:val="en-GB"/>
        </w:rPr>
        <w:t xml:space="preserve">clearly </w:t>
      </w:r>
      <w:r w:rsidR="0049605D" w:rsidRPr="00DC6DFA">
        <w:rPr>
          <w:lang w:val="en-GB"/>
        </w:rPr>
        <w:t xml:space="preserve">be delineated. The critical difference seems to be that in the contrast-reversed letter chart only a small subset of the electrodes are stimulated, </w:t>
      </w:r>
      <w:r w:rsidR="00601C94" w:rsidRPr="00DC6DFA">
        <w:rPr>
          <w:lang w:val="en-GB"/>
        </w:rPr>
        <w:t>and</w:t>
      </w:r>
      <w:r w:rsidR="0049605D" w:rsidRPr="00DC6DFA">
        <w:rPr>
          <w:lang w:val="en-GB"/>
        </w:rPr>
        <w:t xml:space="preserve"> the electrodes representin</w:t>
      </w:r>
      <w:r w:rsidR="00601C94" w:rsidRPr="00DC6DFA">
        <w:rPr>
          <w:lang w:val="en-GB"/>
        </w:rPr>
        <w:t>g the black background remain</w:t>
      </w:r>
      <w:r w:rsidR="0049605D" w:rsidRPr="00DC6DFA">
        <w:rPr>
          <w:lang w:val="en-GB"/>
        </w:rPr>
        <w:t xml:space="preserve"> entirely unstimulated. In contrast most electrodes are partially activated in the natural scene, </w:t>
      </w:r>
      <w:r w:rsidR="00601C94" w:rsidRPr="00DC6DFA">
        <w:rPr>
          <w:lang w:val="en-GB"/>
        </w:rPr>
        <w:t xml:space="preserve">resulting in </w:t>
      </w:r>
      <w:r w:rsidR="0049605D" w:rsidRPr="00DC6DFA">
        <w:rPr>
          <w:lang w:val="en-GB"/>
        </w:rPr>
        <w:t>‘comet-trails’</w:t>
      </w:r>
      <w:r w:rsidR="00601C94" w:rsidRPr="00DC6DFA">
        <w:rPr>
          <w:lang w:val="en-GB"/>
        </w:rPr>
        <w:t xml:space="preserve"> </w:t>
      </w:r>
      <w:r w:rsidR="005618AA" w:rsidRPr="00DC6DFA">
        <w:rPr>
          <w:lang w:val="en-GB"/>
        </w:rPr>
        <w:t>smearing</w:t>
      </w:r>
      <w:r w:rsidR="0049605D" w:rsidRPr="00DC6DFA">
        <w:rPr>
          <w:lang w:val="en-GB"/>
        </w:rPr>
        <w:t xml:space="preserve"> the image </w:t>
      </w:r>
      <w:r w:rsidR="00601C94" w:rsidRPr="00DC6DFA">
        <w:rPr>
          <w:lang w:val="en-GB"/>
        </w:rPr>
        <w:t xml:space="preserve">much </w:t>
      </w:r>
      <w:r w:rsidR="0049605D" w:rsidRPr="00DC6DFA">
        <w:rPr>
          <w:lang w:val="en-GB"/>
        </w:rPr>
        <w:t xml:space="preserve">more severely. </w:t>
      </w:r>
      <w:r w:rsidR="0008036D" w:rsidRPr="00DC6DFA">
        <w:rPr>
          <w:lang w:val="en-GB"/>
        </w:rPr>
        <w:t>This is a particular concern given that</w:t>
      </w:r>
      <w:r w:rsidR="0049605D" w:rsidRPr="00DC6DFA">
        <w:rPr>
          <w:lang w:val="en-GB"/>
        </w:rPr>
        <w:t xml:space="preserve"> </w:t>
      </w:r>
      <w:r w:rsidR="0008036D" w:rsidRPr="00DC6DFA">
        <w:rPr>
          <w:lang w:val="en-GB"/>
        </w:rPr>
        <w:t xml:space="preserve">the </w:t>
      </w:r>
      <w:r w:rsidR="00A05ACE" w:rsidRPr="00DC6DFA">
        <w:rPr>
          <w:lang w:val="en-GB"/>
        </w:rPr>
        <w:t xml:space="preserve">vast </w:t>
      </w:r>
      <w:r w:rsidR="0008036D" w:rsidRPr="00DC6DFA">
        <w:rPr>
          <w:lang w:val="en-GB"/>
        </w:rPr>
        <w:t>majority</w:t>
      </w:r>
      <w:r w:rsidR="0049605D" w:rsidRPr="00DC6DFA">
        <w:rPr>
          <w:lang w:val="en-GB"/>
        </w:rPr>
        <w:t xml:space="preserve"> of the paradigms </w:t>
      </w:r>
      <w:r w:rsidR="00A05ACE" w:rsidRPr="00DC6DFA">
        <w:rPr>
          <w:lang w:val="en-GB"/>
        </w:rPr>
        <w:t xml:space="preserve">used to evaluate both acuity and </w:t>
      </w:r>
      <w:r w:rsidR="0008036D" w:rsidRPr="00DC6DFA">
        <w:rPr>
          <w:lang w:val="en-GB"/>
        </w:rPr>
        <w:t xml:space="preserve">‘real world performance’ in retinal implant users have relied on </w:t>
      </w:r>
      <w:r w:rsidR="00A05ACE" w:rsidRPr="00DC6DFA">
        <w:rPr>
          <w:lang w:val="en-GB"/>
        </w:rPr>
        <w:t xml:space="preserve">discrete </w:t>
      </w:r>
      <w:r w:rsidR="0008036D" w:rsidRPr="00DC6DFA">
        <w:rPr>
          <w:lang w:val="en-GB"/>
        </w:rPr>
        <w:t xml:space="preserve">white objects on a black background </w:t>
      </w:r>
      <w:r w:rsidR="00F86651" w:rsidRPr="00DC6DFA">
        <w:rPr>
          <w:lang w:val="en-GB"/>
        </w:rPr>
        <w:fldChar w:fldCharType="begin">
          <w:fldData xml:space="preserve">PEVuZE5vdGU+PENpdGU+PEF1dGhvcj5IdW1heXVuPC9BdXRob3I+PFllYXI+MjAxMjwvWWVhcj48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</w:fldData>
        </w:fldChar>
      </w:r>
      <w:r w:rsidR="001D7F73" w:rsidRPr="00DC6DFA">
        <w:rPr>
          <w:lang w:val="en-GB"/>
        </w:rPr>
        <w:instrText xml:space="preserve"> ADDIN EN.CITE </w:instrText>
      </w:r>
      <w:r w:rsidR="001D7F73" w:rsidRPr="00DC6DFA">
        <w:rPr>
          <w:lang w:val="en-GB"/>
        </w:rPr>
        <w:fldChar w:fldCharType="begin">
          <w:fldData xml:space="preserve">PEVuZE5vdGU+PENpdGU+PEF1dGhvcj5IdW1heXVuPC9BdXRob3I+PFllYXI+MjAxMjwvWWVhcj48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</w:fldData>
        </w:fldChar>
      </w:r>
      <w:r w:rsidR="001D7F73" w:rsidRPr="00DC6DFA">
        <w:rPr>
          <w:lang w:val="en-GB"/>
        </w:rPr>
        <w:instrText xml:space="preserve"> ADDIN EN.CITE.DATA </w:instrText>
      </w:r>
      <w:r w:rsidR="001D7F73" w:rsidRPr="00DC6DFA">
        <w:rPr>
          <w:lang w:val="en-GB"/>
        </w:rPr>
      </w:r>
      <w:r w:rsidR="001D7F73" w:rsidRPr="00DC6DFA">
        <w:rPr>
          <w:lang w:val="en-GB"/>
        </w:rPr>
        <w:fldChar w:fldCharType="end"/>
      </w:r>
      <w:r w:rsidR="00F86651" w:rsidRPr="00DC6DFA">
        <w:rPr>
          <w:lang w:val="en-GB"/>
        </w:rPr>
      </w:r>
      <w:r w:rsidR="00F86651" w:rsidRPr="00DC6DFA">
        <w:rPr>
          <w:lang w:val="en-GB"/>
        </w:rPr>
        <w:fldChar w:fldCharType="separate"/>
      </w:r>
      <w:r w:rsidR="001D7F73" w:rsidRPr="00DC6DFA">
        <w:rPr>
          <w:lang w:val="en-GB"/>
        </w:rPr>
        <w:t xml:space="preserve">[e.g. </w:t>
      </w:r>
      <w:hyperlink w:anchor="_ENREF_8" w:tooltip="Humayun, 2012 #7098" w:history="1">
        <w:r w:rsidR="00123156" w:rsidRPr="00DC6DFA">
          <w:rPr>
            <w:lang w:val="en-GB"/>
          </w:rPr>
          <w:t>8</w:t>
        </w:r>
      </w:hyperlink>
      <w:r w:rsidR="001D7F73" w:rsidRPr="00DC6DFA">
        <w:rPr>
          <w:lang w:val="en-GB"/>
        </w:rPr>
        <w:t xml:space="preserve">, </w:t>
      </w:r>
      <w:hyperlink w:anchor="_ENREF_17" w:tooltip="da Cruz, 2013 #7071" w:history="1">
        <w:r w:rsidR="00123156" w:rsidRPr="00DC6DFA">
          <w:rPr>
            <w:lang w:val="en-GB"/>
          </w:rPr>
          <w:t>17</w:t>
        </w:r>
      </w:hyperlink>
      <w:r w:rsidR="001D7F73" w:rsidRPr="00DC6DFA">
        <w:rPr>
          <w:lang w:val="en-GB"/>
        </w:rPr>
        <w:t xml:space="preserve">, </w:t>
      </w:r>
      <w:hyperlink w:anchor="_ENREF_54" w:tooltip="Stingl, 2013 #5815" w:history="1">
        <w:r w:rsidR="00123156" w:rsidRPr="00DC6DFA">
          <w:rPr>
            <w:lang w:val="en-GB"/>
          </w:rPr>
          <w:t>54</w:t>
        </w:r>
      </w:hyperlink>
      <w:r w:rsidR="001D7F73" w:rsidRPr="00DC6DFA">
        <w:rPr>
          <w:lang w:val="en-GB"/>
        </w:rPr>
        <w:t>]</w:t>
      </w:r>
      <w:r w:rsidR="00F86651" w:rsidRPr="00DC6DFA">
        <w:rPr>
          <w:lang w:val="en-GB"/>
        </w:rPr>
        <w:fldChar w:fldCharType="end"/>
      </w:r>
      <w:r w:rsidR="00292860" w:rsidRPr="00DC6DFA">
        <w:rPr>
          <w:lang w:val="en-GB"/>
        </w:rPr>
        <w:t xml:space="preserve">, </w:t>
      </w:r>
      <w:r w:rsidR="00292860" w:rsidRPr="00DC6DFA">
        <w:rPr>
          <w:lang w:val="en-GB"/>
        </w:rPr>
        <w:fldChar w:fldCharType="begin"/>
      </w:r>
      <w:r w:rsidR="00292860" w:rsidRPr="00DC6DFA">
        <w:rPr>
          <w:lang w:val="en-GB"/>
        </w:rPr>
        <w:instrText xml:space="preserve"> REF _Ref409782535 \h </w:instrText>
      </w:r>
      <w:r w:rsidR="00292860" w:rsidRPr="00DC6DFA">
        <w:rPr>
          <w:lang w:val="en-GB"/>
        </w:rPr>
      </w:r>
      <w:r w:rsidR="00292860" w:rsidRPr="00DC6DFA">
        <w:rPr>
          <w:lang w:val="en-GB"/>
        </w:rPr>
        <w:fldChar w:fldCharType="separate"/>
      </w:r>
      <w:r w:rsidR="00C758D6" w:rsidRPr="00DC6DFA">
        <w:rPr>
          <w:lang w:val="en-GB"/>
        </w:rPr>
        <w:t xml:space="preserve">Figure </w:t>
      </w:r>
      <w:r w:rsidR="00C758D6">
        <w:rPr>
          <w:noProof/>
          <w:lang w:val="en-GB"/>
        </w:rPr>
        <w:t>4</w:t>
      </w:r>
      <w:r w:rsidR="00292860" w:rsidRPr="00DC6DFA">
        <w:rPr>
          <w:lang w:val="en-GB"/>
        </w:rPr>
        <w:fldChar w:fldCharType="end"/>
      </w:r>
      <w:r w:rsidR="00BD7DB1" w:rsidRPr="00DC6DFA">
        <w:rPr>
          <w:lang w:val="en-GB"/>
        </w:rPr>
        <w:t xml:space="preserve">. </w:t>
      </w:r>
    </w:p>
    <w:p w14:paraId="46ECD9E4" w14:textId="7D946AF6" w:rsidR="00292860" w:rsidRPr="00DC6DFA" w:rsidRDefault="00292860" w:rsidP="00292860">
      <w:pPr>
        <w:spacing w:after="0" w:line="240" w:lineRule="auto"/>
        <w:jc w:val="left"/>
        <w:rPr>
          <w:rFonts w:ascii="Times New Roman" w:eastAsia="Times New Roman" w:hAnsi="Times New Roman"/>
          <w:color w:val="auto"/>
          <w:lang w:val="en-GB"/>
        </w:rPr>
      </w:pPr>
    </w:p>
    <w:p w14:paraId="596CC19A" w14:textId="558D73D5" w:rsidR="00292860" w:rsidRDefault="00292860" w:rsidP="00F66240">
      <w:pPr>
        <w:pStyle w:val="Caption"/>
        <w:rPr>
          <w:rFonts w:ascii="Times New Roman" w:eastAsia="Times New Roman" w:hAnsi="Times New Roman"/>
          <w:lang w:val="en-GB"/>
        </w:rPr>
      </w:pPr>
      <w:bookmarkStart w:id="50" w:name="_Ref409782535"/>
      <w:bookmarkStart w:id="51" w:name="_Toc415149744"/>
      <w:r w:rsidRPr="00DC6DFA">
        <w:rPr>
          <w:lang w:val="en-GB"/>
        </w:rPr>
        <w:t xml:space="preserve">Figure </w:t>
      </w:r>
      <w:r w:rsidR="002225D0" w:rsidRPr="00DC6DFA">
        <w:rPr>
          <w:lang w:val="en-GB"/>
        </w:rPr>
        <w:fldChar w:fldCharType="begin"/>
      </w:r>
      <w:r w:rsidR="002225D0" w:rsidRPr="00DC6DFA">
        <w:rPr>
          <w:lang w:val="en-GB"/>
        </w:rPr>
        <w:instrText xml:space="preserve"> SEQ Figure \* ARABIC </w:instrText>
      </w:r>
      <w:r w:rsidR="002225D0" w:rsidRPr="00DC6DFA">
        <w:rPr>
          <w:lang w:val="en-GB"/>
        </w:rPr>
        <w:fldChar w:fldCharType="separate"/>
      </w:r>
      <w:r w:rsidR="00C758D6">
        <w:rPr>
          <w:noProof/>
          <w:lang w:val="en-GB"/>
        </w:rPr>
        <w:t>4</w:t>
      </w:r>
      <w:r w:rsidR="002225D0" w:rsidRPr="00DC6DFA">
        <w:rPr>
          <w:lang w:val="en-GB"/>
        </w:rPr>
        <w:fldChar w:fldCharType="end"/>
      </w:r>
      <w:bookmarkEnd w:id="50"/>
      <w:r w:rsidRPr="00DC6DFA">
        <w:rPr>
          <w:lang w:val="en-GB"/>
        </w:rPr>
        <w:t xml:space="preserve">. Example of </w:t>
      </w:r>
      <w:r w:rsidRPr="00DC6DFA">
        <w:rPr>
          <w:rFonts w:ascii="Times New Roman" w:eastAsia="Times New Roman" w:hAnsi="Times New Roman"/>
          <w:lang w:val="en-GB"/>
        </w:rPr>
        <w:t xml:space="preserve">one test within a standardized ‘Activities of daily living’ test proposed by </w:t>
      </w:r>
      <w:r w:rsidR="00F86651" w:rsidRPr="00DC6DFA">
        <w:rPr>
          <w:rFonts w:ascii="Times New Roman" w:eastAsia="Times New Roman" w:hAnsi="Times New Roman"/>
          <w:lang w:val="en-GB"/>
        </w:rPr>
        <w:fldChar w:fldCharType="begin">
          <w:fldData xml:space="preserve">PEVuZE5vdGU+PENpdGU+PEF1dGhvcj5TdGluZ2w8L0F1dGhvcj48WWVhcj4yMDEzPC9ZZWFyPjxS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</w:fldData>
        </w:fldChar>
      </w:r>
      <w:r w:rsidR="001D7F73" w:rsidRPr="00DC6DFA">
        <w:rPr>
          <w:rFonts w:ascii="Times New Roman" w:eastAsia="Times New Roman" w:hAnsi="Times New Roman"/>
          <w:lang w:val="en-GB"/>
        </w:rPr>
        <w:instrText xml:space="preserve"> ADDIN EN.CITE </w:instrText>
      </w:r>
      <w:r w:rsidR="001D7F73" w:rsidRPr="00DC6DFA">
        <w:rPr>
          <w:rFonts w:ascii="Times New Roman" w:eastAsia="Times New Roman" w:hAnsi="Times New Roman"/>
          <w:lang w:val="en-GB"/>
        </w:rPr>
        <w:fldChar w:fldCharType="begin">
          <w:fldData xml:space="preserve">PEVuZE5vdGU+PENpdGU+PEF1dGhvcj5TdGluZ2w8L0F1dGhvcj48WWVhcj4yMDEzPC9ZZWFyPjxS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</w:fldData>
        </w:fldChar>
      </w:r>
      <w:r w:rsidR="001D7F73" w:rsidRPr="00DC6DFA">
        <w:rPr>
          <w:rFonts w:ascii="Times New Roman" w:eastAsia="Times New Roman" w:hAnsi="Times New Roman"/>
          <w:lang w:val="en-GB"/>
        </w:rPr>
        <w:instrText xml:space="preserve"> ADDIN EN.CITE.DATA </w:instrText>
      </w:r>
      <w:r w:rsidR="001D7F73" w:rsidRPr="00DC6DFA">
        <w:rPr>
          <w:rFonts w:ascii="Times New Roman" w:eastAsia="Times New Roman" w:hAnsi="Times New Roman"/>
          <w:lang w:val="en-GB"/>
        </w:rPr>
      </w:r>
      <w:r w:rsidR="001D7F73" w:rsidRPr="00DC6DFA">
        <w:rPr>
          <w:rFonts w:ascii="Times New Roman" w:eastAsia="Times New Roman" w:hAnsi="Times New Roman"/>
          <w:lang w:val="en-GB"/>
        </w:rPr>
        <w:fldChar w:fldCharType="end"/>
      </w:r>
      <w:r w:rsidR="00F86651" w:rsidRPr="00DC6DFA">
        <w:rPr>
          <w:rFonts w:ascii="Times New Roman" w:eastAsia="Times New Roman" w:hAnsi="Times New Roman"/>
          <w:lang w:val="en-GB"/>
        </w:rPr>
      </w:r>
      <w:r w:rsidR="00F86651" w:rsidRPr="00DC6DFA">
        <w:rPr>
          <w:rFonts w:ascii="Times New Roman" w:eastAsia="Times New Roman" w:hAnsi="Times New Roman"/>
          <w:lang w:val="en-GB"/>
        </w:rPr>
        <w:fldChar w:fldCharType="separate"/>
      </w:r>
      <w:r w:rsidR="001D7F73" w:rsidRPr="00DC6DFA">
        <w:rPr>
          <w:rFonts w:ascii="Times New Roman" w:eastAsia="Times New Roman" w:hAnsi="Times New Roman"/>
          <w:lang w:val="en-GB"/>
        </w:rPr>
        <w:t>[</w:t>
      </w:r>
      <w:hyperlink w:anchor="_ENREF_54" w:tooltip="Stingl, 2013 #5815" w:history="1">
        <w:r w:rsidR="00123156" w:rsidRPr="00DC6DFA">
          <w:rPr>
            <w:rFonts w:ascii="Times New Roman" w:eastAsia="Times New Roman" w:hAnsi="Times New Roman"/>
            <w:lang w:val="en-GB"/>
          </w:rPr>
          <w:t>54, reprinted with their kind permission</w:t>
        </w:r>
      </w:hyperlink>
      <w:r w:rsidR="001D7F73" w:rsidRPr="00DC6DFA">
        <w:rPr>
          <w:rFonts w:ascii="Times New Roman" w:eastAsia="Times New Roman" w:hAnsi="Times New Roman"/>
          <w:lang w:val="en-GB"/>
        </w:rPr>
        <w:t>]</w:t>
      </w:r>
      <w:r w:rsidR="00F86651" w:rsidRPr="00DC6DFA">
        <w:rPr>
          <w:rFonts w:ascii="Times New Roman" w:eastAsia="Times New Roman" w:hAnsi="Times New Roman"/>
          <w:lang w:val="en-GB"/>
        </w:rPr>
        <w:fldChar w:fldCharType="end"/>
      </w:r>
      <w:r w:rsidRPr="00DC6DFA">
        <w:rPr>
          <w:rFonts w:ascii="Times New Roman" w:eastAsia="Times New Roman" w:hAnsi="Times New Roman"/>
          <w:lang w:val="en-GB"/>
        </w:rPr>
        <w:t xml:space="preserve">. The subject is asked to identify, describe and localize objects while sitting at </w:t>
      </w:r>
      <w:r w:rsidR="00661CEF" w:rsidRPr="00DC6DFA">
        <w:rPr>
          <w:rFonts w:ascii="Times New Roman" w:eastAsia="Times New Roman" w:hAnsi="Times New Roman"/>
          <w:lang w:val="en-GB"/>
        </w:rPr>
        <w:t>a</w:t>
      </w:r>
      <w:r w:rsidRPr="00DC6DFA">
        <w:rPr>
          <w:rFonts w:ascii="Times New Roman" w:eastAsia="Times New Roman" w:hAnsi="Times New Roman"/>
          <w:lang w:val="en-GB"/>
        </w:rPr>
        <w:t xml:space="preserve"> table.</w:t>
      </w:r>
      <w:bookmarkEnd w:id="51"/>
      <w:r w:rsidRPr="00DC6DFA">
        <w:rPr>
          <w:rFonts w:ascii="Times New Roman" w:eastAsia="Times New Roman" w:hAnsi="Times New Roman"/>
          <w:lang w:val="en-GB"/>
        </w:rPr>
        <w:t xml:space="preserve"> </w:t>
      </w:r>
    </w:p>
    <w:p w14:paraId="6CD9C467" w14:textId="77777777" w:rsidR="00BA6FBB" w:rsidRPr="00B93EB0" w:rsidRDefault="00BA6FBB" w:rsidP="00B93EB0">
      <w:pPr>
        <w:rPr>
          <w:lang w:val="en-GB"/>
        </w:rPr>
      </w:pPr>
    </w:p>
    <w:p w14:paraId="2DA03CE9" w14:textId="6FC357C7" w:rsidR="004855C4" w:rsidRDefault="00A05ACE" w:rsidP="00C630F1">
      <w:pPr>
        <w:rPr>
          <w:ins w:id="52" w:author="IONE FINE" w:date="2015-03-23T14:42:00Z"/>
          <w:lang w:val="en-GB"/>
        </w:rPr>
      </w:pPr>
      <w:r w:rsidRPr="00DC6DFA">
        <w:rPr>
          <w:lang w:val="en-GB"/>
        </w:rPr>
        <w:t>One way of reducing the percept</w:t>
      </w:r>
      <w:r w:rsidR="00634852" w:rsidRPr="00DC6DFA">
        <w:rPr>
          <w:lang w:val="en-GB"/>
        </w:rPr>
        <w:t>ual consequences of comet trails</w:t>
      </w:r>
      <w:r w:rsidRPr="00DC6DFA">
        <w:rPr>
          <w:lang w:val="en-GB"/>
        </w:rPr>
        <w:t xml:space="preserve"> might to carry out initial image processing to enhance contrast and edges</w:t>
      </w:r>
      <w:r w:rsidR="005618AA" w:rsidRPr="00DC6DFA">
        <w:rPr>
          <w:lang w:val="en-GB"/>
        </w:rPr>
        <w:t xml:space="preserve"> (e.g. ‘zero-crossing’ algorithms)</w:t>
      </w:r>
      <w:r w:rsidRPr="00DC6DFA">
        <w:rPr>
          <w:lang w:val="en-GB"/>
        </w:rPr>
        <w:t xml:space="preserve">, and </w:t>
      </w:r>
      <w:r w:rsidRPr="00DC6DFA">
        <w:rPr>
          <w:lang w:val="en-GB"/>
        </w:rPr>
        <w:lastRenderedPageBreak/>
        <w:t>minimize the number of stimulated electrod</w:t>
      </w:r>
      <w:r w:rsidR="001C239F" w:rsidRPr="00DC6DFA">
        <w:rPr>
          <w:lang w:val="en-GB"/>
        </w:rPr>
        <w:t>es. Alternatively it i</w:t>
      </w:r>
      <w:r w:rsidR="00601C94" w:rsidRPr="00DC6DFA">
        <w:rPr>
          <w:lang w:val="en-GB"/>
        </w:rPr>
        <w:t>s possible that the</w:t>
      </w:r>
      <w:r w:rsidR="00634852" w:rsidRPr="00DC6DFA">
        <w:rPr>
          <w:lang w:val="en-GB"/>
        </w:rPr>
        <w:t>se</w:t>
      </w:r>
      <w:r w:rsidR="00D853DE" w:rsidRPr="00DC6DFA">
        <w:rPr>
          <w:lang w:val="en-GB"/>
        </w:rPr>
        <w:t xml:space="preserve"> perceptual</w:t>
      </w:r>
      <w:r w:rsidR="00C630F1" w:rsidRPr="00DC6DFA">
        <w:rPr>
          <w:lang w:val="en-GB"/>
        </w:rPr>
        <w:t xml:space="preserve"> effects can be reduced by incorporating them into the encoding model, such that the </w:t>
      </w:r>
      <w:r w:rsidR="008904CB" w:rsidRPr="00DC6DFA">
        <w:rPr>
          <w:lang w:val="en-GB"/>
        </w:rPr>
        <w:t>visual region encoded by an</w:t>
      </w:r>
      <w:r w:rsidR="00C630F1" w:rsidRPr="00DC6DFA">
        <w:rPr>
          <w:lang w:val="en-GB"/>
        </w:rPr>
        <w:t xml:space="preserve"> electrode is represented by its ‘comet’ rather than by the </w:t>
      </w:r>
      <w:r w:rsidR="008904CB" w:rsidRPr="00DC6DFA">
        <w:rPr>
          <w:lang w:val="en-GB"/>
        </w:rPr>
        <w:t xml:space="preserve">region of visual space corresponding to </w:t>
      </w:r>
      <w:r w:rsidR="00C630F1" w:rsidRPr="00DC6DFA">
        <w:rPr>
          <w:lang w:val="en-GB"/>
        </w:rPr>
        <w:t>position of the e</w:t>
      </w:r>
      <w:r w:rsidR="00D853DE" w:rsidRPr="00DC6DFA">
        <w:rPr>
          <w:lang w:val="en-GB"/>
        </w:rPr>
        <w:t>lectrode on the retinal surface. However, even if the phosphene</w:t>
      </w:r>
      <w:r w:rsidR="0008036D" w:rsidRPr="00DC6DFA">
        <w:rPr>
          <w:lang w:val="en-GB"/>
        </w:rPr>
        <w:t>s</w:t>
      </w:r>
      <w:r w:rsidR="00D853DE" w:rsidRPr="00DC6DFA">
        <w:rPr>
          <w:lang w:val="en-GB"/>
        </w:rPr>
        <w:t xml:space="preserve"> elicited by each electrode were accurately represented, creating small discrete phosphenes (such as spots, or lines) would remain impossible, even with a very high resolution array.</w:t>
      </w:r>
      <w:r w:rsidR="00C630F1" w:rsidRPr="00DC6DFA">
        <w:rPr>
          <w:lang w:val="en-GB"/>
        </w:rPr>
        <w:t xml:space="preserve"> </w:t>
      </w:r>
      <w:ins w:id="53" w:author="IONE FINE" w:date="2015-03-23T14:41:00Z">
        <w:r w:rsidR="004855C4">
          <w:rPr>
            <w:lang w:val="en-GB"/>
          </w:rPr>
          <w:t xml:space="preserve">For </w:t>
        </w:r>
      </w:ins>
      <w:ins w:id="54" w:author="IONE FINE" w:date="2015-03-26T12:45:00Z">
        <w:r w:rsidR="0046549D">
          <w:rPr>
            <w:lang w:val="en-GB"/>
          </w:rPr>
          <w:t>example</w:t>
        </w:r>
      </w:ins>
      <w:r w:rsidR="00C758D6">
        <w:rPr>
          <w:lang w:val="en-GB"/>
        </w:rPr>
        <w:t>,</w:t>
      </w:r>
      <w:ins w:id="55" w:author="IONE FINE" w:date="2015-03-26T12:45:00Z">
        <w:r w:rsidR="0046549D">
          <w:rPr>
            <w:lang w:val="en-GB"/>
          </w:rPr>
          <w:t xml:space="preserve"> in</w:t>
        </w:r>
      </w:ins>
      <w:r w:rsidR="00C758D6">
        <w:rPr>
          <w:lang w:val="en-GB"/>
        </w:rPr>
        <w:t xml:space="preserve"> Figure 2</w:t>
      </w:r>
      <w:ins w:id="56" w:author="IONE FINE" w:date="2015-03-23T14:41:00Z">
        <w:r w:rsidR="004855C4">
          <w:rPr>
            <w:lang w:val="en-GB"/>
          </w:rPr>
          <w:t>C</w:t>
        </w:r>
      </w:ins>
      <w:ins w:id="57" w:author="IONE FINE" w:date="2015-03-26T12:45:00Z">
        <w:r w:rsidR="0046549D">
          <w:rPr>
            <w:lang w:val="en-GB"/>
          </w:rPr>
          <w:t xml:space="preserve"> and </w:t>
        </w:r>
      </w:ins>
      <w:r w:rsidR="00C758D6">
        <w:rPr>
          <w:lang w:val="en-GB"/>
        </w:rPr>
        <w:t>E</w:t>
      </w:r>
      <w:ins w:id="58" w:author="IONE FINE" w:date="2015-03-23T14:41:00Z">
        <w:r w:rsidR="004855C4">
          <w:rPr>
            <w:lang w:val="en-GB"/>
          </w:rPr>
          <w:t xml:space="preserve"> it </w:t>
        </w:r>
      </w:ins>
      <w:ins w:id="59" w:author="IONE FINE" w:date="2015-03-23T14:42:00Z">
        <w:r w:rsidR="004855C4">
          <w:rPr>
            <w:lang w:val="en-GB"/>
          </w:rPr>
          <w:t xml:space="preserve">is </w:t>
        </w:r>
      </w:ins>
      <w:ins w:id="60" w:author="IONE FINE" w:date="2015-03-23T14:41:00Z">
        <w:r w:rsidR="004855C4">
          <w:rPr>
            <w:lang w:val="en-GB"/>
          </w:rPr>
          <w:t xml:space="preserve">highly ambiguous which and how many electrodes along </w:t>
        </w:r>
      </w:ins>
      <w:ins w:id="61" w:author="IONE FINE" w:date="2015-03-23T14:42:00Z">
        <w:r w:rsidR="004855C4">
          <w:rPr>
            <w:lang w:val="en-GB"/>
          </w:rPr>
          <w:t>the</w:t>
        </w:r>
      </w:ins>
      <w:ins w:id="62" w:author="IONE FINE" w:date="2015-03-23T14:41:00Z">
        <w:r w:rsidR="004855C4">
          <w:rPr>
            <w:lang w:val="en-GB"/>
          </w:rPr>
          <w:t xml:space="preserve"> fibre pathway are being stimulated.</w:t>
        </w:r>
      </w:ins>
    </w:p>
    <w:p w14:paraId="7BD17D72" w14:textId="00B01F1E" w:rsidR="00DB15FF" w:rsidRPr="00DC6DFA" w:rsidRDefault="001C239F" w:rsidP="00C630F1">
      <w:pPr>
        <w:rPr>
          <w:lang w:val="en-GB"/>
        </w:rPr>
      </w:pPr>
      <w:r w:rsidRPr="00DC6DFA">
        <w:rPr>
          <w:lang w:val="en-GB"/>
        </w:rPr>
        <w:t xml:space="preserve">A third </w:t>
      </w:r>
      <w:r w:rsidR="00293F9C" w:rsidRPr="00DC6DFA">
        <w:rPr>
          <w:lang w:val="en-GB"/>
        </w:rPr>
        <w:t>possibility is developing</w:t>
      </w:r>
      <w:r w:rsidR="00D853DE" w:rsidRPr="00DC6DFA">
        <w:rPr>
          <w:lang w:val="en-GB"/>
        </w:rPr>
        <w:t xml:space="preserve"> more complex encoding models that include anodic (suppressive) stimulation on electrodes on the same axon pathway</w:t>
      </w:r>
      <w:r w:rsidR="00293F9C" w:rsidRPr="00DC6DFA">
        <w:rPr>
          <w:lang w:val="en-GB"/>
        </w:rPr>
        <w:t xml:space="preserve"> b</w:t>
      </w:r>
      <w:r w:rsidR="00A05ACE" w:rsidRPr="00DC6DFA">
        <w:rPr>
          <w:lang w:val="en-GB"/>
        </w:rPr>
        <w:t>ut distal to the optic nerve. Thus, to</w:t>
      </w:r>
      <w:r w:rsidR="00293F9C" w:rsidRPr="00DC6DFA">
        <w:rPr>
          <w:lang w:val="en-GB"/>
        </w:rPr>
        <w:t xml:space="preserve"> create a punctate phosphene under the electrode of </w:t>
      </w:r>
      <w:r w:rsidR="00CC2BA8">
        <w:rPr>
          <w:lang w:val="en-GB"/>
        </w:rPr>
        <w:fldChar w:fldCharType="begin"/>
      </w:r>
      <w:r w:rsidR="00CC2BA8">
        <w:rPr>
          <w:lang w:val="en-GB"/>
        </w:rPr>
        <w:instrText xml:space="preserve"> REF _Ref415137328 \h </w:instrText>
      </w:r>
      <w:r w:rsidR="00CC2BA8">
        <w:rPr>
          <w:lang w:val="en-GB"/>
        </w:rPr>
      </w:r>
      <w:r w:rsidR="00CC2BA8">
        <w:rPr>
          <w:lang w:val="en-GB"/>
        </w:rPr>
        <w:fldChar w:fldCharType="separate"/>
      </w:r>
      <w:r w:rsidR="00C758D6">
        <w:t xml:space="preserve">Figure </w:t>
      </w:r>
      <w:r w:rsidR="00C758D6">
        <w:rPr>
          <w:noProof/>
        </w:rPr>
        <w:t>2</w:t>
      </w:r>
      <w:r w:rsidR="00CC2BA8">
        <w:rPr>
          <w:lang w:val="en-GB"/>
        </w:rPr>
        <w:fldChar w:fldCharType="end"/>
      </w:r>
      <w:r w:rsidR="00293F9C" w:rsidRPr="00DC6DFA">
        <w:rPr>
          <w:lang w:val="en-GB"/>
        </w:rPr>
        <w:t>A one would anodically stimulate electrodes lying above the ganglion cells represented by red circles</w:t>
      </w:r>
      <w:r w:rsidR="00F66240" w:rsidRPr="00DC6DFA">
        <w:rPr>
          <w:lang w:val="en-GB"/>
        </w:rPr>
        <w:t>.</w:t>
      </w:r>
      <w:r w:rsidR="0062169A" w:rsidRPr="00DC6DFA">
        <w:rPr>
          <w:lang w:val="en-GB"/>
        </w:rPr>
        <w:t xml:space="preserve"> </w:t>
      </w:r>
      <w:r w:rsidR="00293F9C" w:rsidRPr="00DC6DFA">
        <w:rPr>
          <w:lang w:val="en-GB"/>
        </w:rPr>
        <w:t xml:space="preserve">Note that while this technique </w:t>
      </w:r>
      <w:r w:rsidR="00307F5C" w:rsidRPr="00DC6DFA">
        <w:rPr>
          <w:lang w:val="en-GB"/>
        </w:rPr>
        <w:t>is related to</w:t>
      </w:r>
      <w:r w:rsidR="00DB15FF" w:rsidRPr="00DC6DFA">
        <w:rPr>
          <w:lang w:val="en-GB"/>
        </w:rPr>
        <w:t xml:space="preserve"> ‘current shaping</w:t>
      </w:r>
      <w:r w:rsidR="00A05ACE" w:rsidRPr="00DC6DFA">
        <w:rPr>
          <w:lang w:val="en-GB"/>
        </w:rPr>
        <w:t>’ (in which</w:t>
      </w:r>
      <w:r w:rsidR="00DB15FF" w:rsidRPr="00DC6DFA">
        <w:rPr>
          <w:lang w:val="en-GB"/>
        </w:rPr>
        <w:t xml:space="preserve"> </w:t>
      </w:r>
      <w:r w:rsidR="00886F52" w:rsidRPr="00DC6DFA">
        <w:rPr>
          <w:lang w:val="en-GB"/>
        </w:rPr>
        <w:t xml:space="preserve">a combination of anodic and cathodic </w:t>
      </w:r>
      <w:r w:rsidR="00A05ACE" w:rsidRPr="00DC6DFA">
        <w:rPr>
          <w:lang w:val="en-GB"/>
        </w:rPr>
        <w:t xml:space="preserve">stimulation on </w:t>
      </w:r>
      <w:r w:rsidR="00886F52" w:rsidRPr="00DC6DFA">
        <w:rPr>
          <w:lang w:val="en-GB"/>
        </w:rPr>
        <w:t xml:space="preserve">electrodes with overlapping current fields are used to ‘shape’ the current field </w:t>
      </w:r>
      <w:r w:rsidR="00F86651" w:rsidRPr="00DC6DFA">
        <w:rPr>
          <w:lang w:val="en-GB"/>
        </w:rPr>
        <w:fldChar w:fldCharType="begin">
          <w:fldData xml:space="preserve">PEVuZE5vdGU+PENpdGU+PEF1dGhvcj5Eb25hbGRzb248L0F1dGhvcj48WWVhcj4yMDA1PC9ZZWFy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</w:fldData>
        </w:fldChar>
      </w:r>
      <w:r w:rsidR="001D7F73" w:rsidRPr="00DC6DFA">
        <w:rPr>
          <w:lang w:val="en-GB"/>
        </w:rPr>
        <w:instrText xml:space="preserve"> ADDIN EN.CITE </w:instrText>
      </w:r>
      <w:r w:rsidR="001D7F73" w:rsidRPr="00DC6DFA">
        <w:rPr>
          <w:lang w:val="en-GB"/>
        </w:rPr>
        <w:fldChar w:fldCharType="begin">
          <w:fldData xml:space="preserve">PEVuZE5vdGU+PENpdGU+PEF1dGhvcj5Eb25hbGRzb248L0F1dGhvcj48WWVhcj4yMDA1PC9ZZWFy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</w:fldData>
        </w:fldChar>
      </w:r>
      <w:r w:rsidR="001D7F73" w:rsidRPr="00DC6DFA">
        <w:rPr>
          <w:lang w:val="en-GB"/>
        </w:rPr>
        <w:instrText xml:space="preserve"> ADDIN EN.CITE.DATA </w:instrText>
      </w:r>
      <w:r w:rsidR="001D7F73" w:rsidRPr="00DC6DFA">
        <w:rPr>
          <w:lang w:val="en-GB"/>
        </w:rPr>
      </w:r>
      <w:r w:rsidR="001D7F73" w:rsidRPr="00DC6DFA">
        <w:rPr>
          <w:lang w:val="en-GB"/>
        </w:rPr>
        <w:fldChar w:fldCharType="end"/>
      </w:r>
      <w:r w:rsidR="00F86651" w:rsidRPr="00DC6DFA">
        <w:rPr>
          <w:lang w:val="en-GB"/>
        </w:rPr>
      </w:r>
      <w:r w:rsidR="00F86651" w:rsidRPr="00DC6DFA">
        <w:rPr>
          <w:lang w:val="en-GB"/>
        </w:rPr>
        <w:fldChar w:fldCharType="separate"/>
      </w:r>
      <w:r w:rsidR="001D7F73" w:rsidRPr="00DC6DFA">
        <w:rPr>
          <w:lang w:val="en-GB"/>
        </w:rPr>
        <w:t>[</w:t>
      </w:r>
      <w:hyperlink w:anchor="_ENREF_55" w:tooltip="Donaldson, 2005 #7105" w:history="1">
        <w:r w:rsidR="00123156" w:rsidRPr="00DC6DFA">
          <w:rPr>
            <w:lang w:val="en-GB"/>
          </w:rPr>
          <w:t>55-58</w:t>
        </w:r>
      </w:hyperlink>
      <w:r w:rsidR="001D7F73" w:rsidRPr="00DC6DFA">
        <w:rPr>
          <w:lang w:val="en-GB"/>
        </w:rPr>
        <w:t>]</w:t>
      </w:r>
      <w:r w:rsidR="00F86651" w:rsidRPr="00DC6DFA">
        <w:rPr>
          <w:lang w:val="en-GB"/>
        </w:rPr>
        <w:fldChar w:fldCharType="end"/>
      </w:r>
      <w:r w:rsidR="00886F52" w:rsidRPr="00DC6DFA">
        <w:rPr>
          <w:lang w:val="en-GB"/>
        </w:rPr>
        <w:t xml:space="preserve">) it is conceptually different because the interactions between electrodes are neural rather than within the </w:t>
      </w:r>
      <w:r w:rsidR="00A05ACE" w:rsidRPr="00DC6DFA">
        <w:rPr>
          <w:lang w:val="en-GB"/>
        </w:rPr>
        <w:t>current field. T</w:t>
      </w:r>
      <w:r w:rsidR="00886F52" w:rsidRPr="00DC6DFA">
        <w:rPr>
          <w:lang w:val="en-GB"/>
        </w:rPr>
        <w:t xml:space="preserve">he electrodes used to suppress axonal </w:t>
      </w:r>
      <w:r w:rsidR="00CE7C44">
        <w:rPr>
          <w:lang w:val="en-GB"/>
        </w:rPr>
        <w:t>fibre</w:t>
      </w:r>
      <w:r w:rsidR="00886F52" w:rsidRPr="00DC6DFA">
        <w:rPr>
          <w:lang w:val="en-GB"/>
        </w:rPr>
        <w:t xml:space="preserve"> stimulation need not have overlapping current fields with the stimulating electrode, but rather must lie along the same axon pathway. </w:t>
      </w:r>
    </w:p>
    <w:p w14:paraId="1ABE3891" w14:textId="7B0A2C3B" w:rsidR="000D7700" w:rsidRPr="00DC6DFA" w:rsidRDefault="00922A1D" w:rsidP="0002381B">
      <w:pPr>
        <w:pStyle w:val="Heading1"/>
        <w:rPr>
          <w:lang w:val="en-GB"/>
        </w:rPr>
      </w:pPr>
      <w:r w:rsidRPr="00DC6DFA">
        <w:rPr>
          <w:lang w:val="en-GB"/>
        </w:rPr>
        <w:t>Conclusions</w:t>
      </w:r>
    </w:p>
    <w:p w14:paraId="036C3BCA" w14:textId="22F22A33" w:rsidR="007B72D6" w:rsidRPr="00DC6DFA" w:rsidRDefault="007B72D6" w:rsidP="007B72D6">
      <w:pPr>
        <w:rPr>
          <w:rFonts w:cstheme="minorHAnsi"/>
          <w:lang w:val="en-GB"/>
        </w:rPr>
      </w:pPr>
      <w:r w:rsidRPr="00DC6DFA">
        <w:rPr>
          <w:rFonts w:cstheme="minorHAnsi"/>
          <w:lang w:val="en-GB"/>
        </w:rPr>
        <w:t>As a final exam</w:t>
      </w:r>
      <w:r w:rsidR="00710A9C" w:rsidRPr="00DC6DFA">
        <w:rPr>
          <w:rFonts w:cstheme="minorHAnsi"/>
          <w:lang w:val="en-GB"/>
        </w:rPr>
        <w:t xml:space="preserve">ple, we show three simulations. </w:t>
      </w:r>
      <w:r w:rsidRPr="00DC6DFA">
        <w:rPr>
          <w:rFonts w:cstheme="minorHAnsi"/>
          <w:lang w:val="en-GB"/>
        </w:rPr>
        <w:t>All are once again based on a 101 x 101 array</w:t>
      </w:r>
      <w:r w:rsidR="009328D9" w:rsidRPr="00DC6DFA">
        <w:rPr>
          <w:rFonts w:cstheme="minorHAnsi"/>
          <w:lang w:val="en-GB"/>
        </w:rPr>
        <w:t xml:space="preserve"> of electrodes</w:t>
      </w:r>
      <w:r w:rsidRPr="00DC6DFA">
        <w:rPr>
          <w:rFonts w:cstheme="minorHAnsi"/>
          <w:lang w:val="en-GB"/>
        </w:rPr>
        <w:t xml:space="preserve"> subtending 12 degrees. </w:t>
      </w:r>
      <w:r w:rsidRPr="00DC6DFA">
        <w:rPr>
          <w:rFonts w:cstheme="minorHAnsi"/>
          <w:lang w:val="en-GB"/>
        </w:rPr>
        <w:fldChar w:fldCharType="begin"/>
      </w:r>
      <w:r w:rsidRPr="00DC6DFA">
        <w:rPr>
          <w:rFonts w:cstheme="minorHAnsi"/>
          <w:lang w:val="en-GB"/>
        </w:rPr>
        <w:instrText xml:space="preserve"> REF _Ref409787054 \h </w:instrText>
      </w:r>
      <w:r w:rsidRPr="00DC6DFA">
        <w:rPr>
          <w:rFonts w:cstheme="minorHAnsi"/>
          <w:lang w:val="en-GB"/>
        </w:rPr>
      </w:r>
      <w:r w:rsidRPr="00DC6DFA">
        <w:rPr>
          <w:rFonts w:cstheme="minorHAnsi"/>
          <w:lang w:val="en-GB"/>
        </w:rPr>
        <w:fldChar w:fldCharType="separate"/>
      </w:r>
      <w:r w:rsidR="00C758D6" w:rsidRPr="00DC6DFA">
        <w:rPr>
          <w:lang w:val="en-GB"/>
        </w:rPr>
        <w:t xml:space="preserve">Figure </w:t>
      </w:r>
      <w:r w:rsidR="00C758D6">
        <w:rPr>
          <w:noProof/>
          <w:lang w:val="en-GB"/>
        </w:rPr>
        <w:t>6</w:t>
      </w:r>
      <w:r w:rsidRPr="00DC6DFA">
        <w:rPr>
          <w:rFonts w:cstheme="minorHAnsi"/>
          <w:lang w:val="en-GB"/>
        </w:rPr>
        <w:fldChar w:fldCharType="end"/>
      </w:r>
      <w:r w:rsidRPr="00DC6DFA">
        <w:rPr>
          <w:rFonts w:cstheme="minorHAnsi"/>
          <w:lang w:val="en-GB"/>
        </w:rPr>
        <w:t>A repre</w:t>
      </w:r>
      <w:r w:rsidR="00710A9C" w:rsidRPr="00DC6DFA">
        <w:rPr>
          <w:rFonts w:cstheme="minorHAnsi"/>
          <w:lang w:val="en-GB"/>
        </w:rPr>
        <w:t>sents a basic score-board model in which</w:t>
      </w:r>
      <w:r w:rsidRPr="00DC6DFA">
        <w:rPr>
          <w:rFonts w:cstheme="minorHAnsi"/>
          <w:lang w:val="en-GB"/>
        </w:rPr>
        <w:t xml:space="preserve"> the </w:t>
      </w:r>
      <w:r w:rsidR="00710A9C" w:rsidRPr="00DC6DFA">
        <w:rPr>
          <w:rFonts w:cstheme="minorHAnsi"/>
          <w:lang w:val="en-GB"/>
        </w:rPr>
        <w:t>brightness</w:t>
      </w:r>
      <w:r w:rsidRPr="00DC6DFA">
        <w:rPr>
          <w:rFonts w:cstheme="minorHAnsi"/>
          <w:lang w:val="en-GB"/>
        </w:rPr>
        <w:t xml:space="preserve"> of the apparent percept is linearly related to the strength of current on the retina (based on </w:t>
      </w:r>
      <w:r w:rsidR="00F86651" w:rsidRPr="00DC6DFA">
        <w:rPr>
          <w:rFonts w:cstheme="minorHAnsi"/>
          <w:lang w:val="en-GB"/>
        </w:rPr>
        <w:fldChar w:fldCharType="begin"/>
      </w:r>
      <w:r w:rsidR="001D7F73" w:rsidRPr="00DC6DFA">
        <w:rPr>
          <w:rFonts w:cstheme="minorHAnsi"/>
          <w:lang w:val="en-GB"/>
        </w:rPr>
        <w:instrText xml:space="preserve"> ADDIN EN.CITE &lt;EndNote&gt;&lt;Cite&gt;&lt;Author&gt;Ahuja&lt;/Author&gt;&lt;Year&gt;2008&lt;/Year&gt;&lt;RecNum&gt;6952&lt;/RecNum&gt;&lt;DisplayText&gt;[86]&lt;/DisplayText&gt;&lt;record&gt;&lt;rec-number&gt;6952&lt;/rec-number&gt;&lt;foreign-keys&gt;&lt;key app="EN" db-id="fd5t2r59ttdwx3e00fn522dstxa5prvf2zvt"&gt;6952&lt;/key&gt;&lt;/foreign-keys&gt;&lt;ref-type name="Journal Article"&gt;17&lt;/ref-type&gt;&lt;contributors&gt;&lt;authors&gt;&lt;author&gt;Ahuja, Ashish Kishore&lt;/author&gt;&lt;author&gt;Behrend, Matthew R&lt;/author&gt;&lt;author&gt;Kuroda, Masako&lt;/author&gt;&lt;author&gt;Humayun, Mark S&lt;/author&gt;&lt;author&gt;Weiland, James D&lt;/author&gt;&lt;/authors&gt;&lt;/contributors&gt;&lt;titles&gt;&lt;title&gt;An in vitro model of a retinal prosthesis&lt;/title&gt;&lt;secondary-title&gt;Biomedical Engineering, IEEE Transactions on&lt;/secondary-title&gt;&lt;/titles&gt;&lt;periodical&gt;&lt;full-title&gt;Biomedical Engineering, IEEE Transactions on&lt;/full-title&gt;&lt;/periodical&gt;&lt;pages&gt;1744-1753&lt;/pages&gt;&lt;volume&gt;55&lt;/volume&gt;&lt;number&gt;6&lt;/number&gt;&lt;dates&gt;&lt;year&gt;2008&lt;/year&gt;&lt;/dates&gt;&lt;isbn&gt;0018-9294&lt;/isbn&gt;&lt;urls&gt;&lt;/urls&gt;&lt;/record&gt;&lt;/Cite&gt;&lt;/EndNote&gt;</w:instrText>
      </w:r>
      <w:r w:rsidR="00F86651" w:rsidRPr="00DC6DFA">
        <w:rPr>
          <w:rFonts w:cstheme="minorHAnsi"/>
          <w:lang w:val="en-GB"/>
        </w:rPr>
        <w:fldChar w:fldCharType="separate"/>
      </w:r>
      <w:r w:rsidR="001D7F73" w:rsidRPr="00DC6DFA">
        <w:rPr>
          <w:rFonts w:cstheme="minorHAnsi"/>
          <w:lang w:val="en-GB"/>
        </w:rPr>
        <w:t>[</w:t>
      </w:r>
      <w:hyperlink w:anchor="_ENREF_86" w:tooltip="Ahuja, 2008 #6952" w:history="1">
        <w:r w:rsidR="00123156" w:rsidRPr="00DC6DFA">
          <w:rPr>
            <w:rFonts w:cstheme="minorHAnsi"/>
            <w:lang w:val="en-GB"/>
          </w:rPr>
          <w:t>86</w:t>
        </w:r>
      </w:hyperlink>
      <w:r w:rsidR="001D7F73" w:rsidRPr="00DC6DFA">
        <w:rPr>
          <w:rFonts w:cstheme="minorHAnsi"/>
          <w:lang w:val="en-GB"/>
        </w:rPr>
        <w:t>]</w:t>
      </w:r>
      <w:r w:rsidR="00F86651" w:rsidRPr="00DC6DFA">
        <w:rPr>
          <w:rFonts w:cstheme="minorHAnsi"/>
          <w:lang w:val="en-GB"/>
        </w:rPr>
        <w:fldChar w:fldCharType="end"/>
      </w:r>
      <w:r w:rsidRPr="00DC6DFA">
        <w:rPr>
          <w:rFonts w:cstheme="minorHAnsi"/>
          <w:lang w:val="en-GB"/>
        </w:rPr>
        <w:t>)</w:t>
      </w:r>
      <w:r w:rsidR="009328D9" w:rsidRPr="00DC6DFA">
        <w:rPr>
          <w:rFonts w:cstheme="minorHAnsi"/>
          <w:lang w:val="en-GB"/>
        </w:rPr>
        <w:t>.</w:t>
      </w:r>
      <w:r w:rsidR="0062169A" w:rsidRPr="00DC6DFA">
        <w:rPr>
          <w:rFonts w:cstheme="minorHAnsi"/>
          <w:lang w:val="en-GB"/>
        </w:rPr>
        <w:t xml:space="preserve"> </w:t>
      </w:r>
      <w:r w:rsidRPr="00DC6DFA">
        <w:rPr>
          <w:rFonts w:cstheme="minorHAnsi"/>
          <w:lang w:val="en-GB"/>
        </w:rPr>
        <w:t xml:space="preserve">Panels B and C represent ‘neuro-perceptual’ simulations of the effects of electrical and small molecule photoswitch stimulation respectively. Each simulation is strikingly different, and it is immediately apparent that array resolution </w:t>
      </w:r>
      <w:r w:rsidR="00C279F2" w:rsidRPr="00DC6DFA">
        <w:rPr>
          <w:rFonts w:cstheme="minorHAnsi"/>
          <w:lang w:val="en-GB"/>
        </w:rPr>
        <w:t>may be</w:t>
      </w:r>
      <w:r w:rsidRPr="00DC6DFA">
        <w:rPr>
          <w:rFonts w:cstheme="minorHAnsi"/>
          <w:lang w:val="en-GB"/>
        </w:rPr>
        <w:t xml:space="preserve"> </w:t>
      </w:r>
      <w:r w:rsidR="00C279F2" w:rsidRPr="00DC6DFA">
        <w:rPr>
          <w:rFonts w:cstheme="minorHAnsi"/>
          <w:lang w:val="en-GB"/>
        </w:rPr>
        <w:t>less critical</w:t>
      </w:r>
      <w:r w:rsidRPr="00DC6DFA">
        <w:rPr>
          <w:rFonts w:cstheme="minorHAnsi"/>
          <w:lang w:val="en-GB"/>
        </w:rPr>
        <w:t xml:space="preserve"> than the ability to create perceptually comprehensible percepts.</w:t>
      </w:r>
    </w:p>
    <w:p w14:paraId="37FE08BF" w14:textId="72A232E6" w:rsidR="007B72D6" w:rsidRPr="00DC6DFA" w:rsidRDefault="007B72D6" w:rsidP="00116E6A">
      <w:pPr>
        <w:pStyle w:val="Caption"/>
        <w:rPr>
          <w:rFonts w:cstheme="minorHAnsi"/>
          <w:lang w:val="en-GB"/>
        </w:rPr>
      </w:pPr>
      <w:bookmarkStart w:id="63" w:name="_Ref409787054"/>
      <w:bookmarkStart w:id="64" w:name="_Ref409787047"/>
      <w:bookmarkStart w:id="65" w:name="_Toc415149746"/>
      <w:r w:rsidRPr="00DC6DFA">
        <w:rPr>
          <w:lang w:val="en-GB"/>
        </w:rPr>
        <w:t xml:space="preserve">Figure </w:t>
      </w:r>
      <w:r w:rsidR="002225D0" w:rsidRPr="00DC6DFA">
        <w:rPr>
          <w:lang w:val="en-GB"/>
        </w:rPr>
        <w:fldChar w:fldCharType="begin"/>
      </w:r>
      <w:r w:rsidR="002225D0" w:rsidRPr="00DC6DFA">
        <w:rPr>
          <w:lang w:val="en-GB"/>
        </w:rPr>
        <w:instrText xml:space="preserve"> SEQ Figure \* ARABIC </w:instrText>
      </w:r>
      <w:r w:rsidR="002225D0" w:rsidRPr="00DC6DFA">
        <w:rPr>
          <w:lang w:val="en-GB"/>
        </w:rPr>
        <w:fldChar w:fldCharType="separate"/>
      </w:r>
      <w:r w:rsidR="00C758D6">
        <w:rPr>
          <w:noProof/>
          <w:lang w:val="en-GB"/>
        </w:rPr>
        <w:t>6</w:t>
      </w:r>
      <w:r w:rsidR="002225D0" w:rsidRPr="00DC6DFA">
        <w:rPr>
          <w:lang w:val="en-GB"/>
        </w:rPr>
        <w:fldChar w:fldCharType="end"/>
      </w:r>
      <w:bookmarkEnd w:id="63"/>
      <w:r w:rsidRPr="00DC6DFA">
        <w:rPr>
          <w:lang w:val="en-GB"/>
        </w:rPr>
        <w:t xml:space="preserve">. </w:t>
      </w:r>
      <w:r w:rsidRPr="00DC6DFA">
        <w:rPr>
          <w:rFonts w:cstheme="minorHAnsi"/>
          <w:lang w:val="en-GB"/>
        </w:rPr>
        <w:t xml:space="preserve">Three example models of the potential perceptual experience of sight recovery. All images subtend 12 </w:t>
      </w:r>
      <w:r w:rsidR="003F3488" w:rsidRPr="00DC6DFA">
        <w:rPr>
          <w:rFonts w:cstheme="minorHAnsi"/>
          <w:lang w:val="en-GB"/>
        </w:rPr>
        <w:t>degrees of visual angle. (A) S</w:t>
      </w:r>
      <w:r w:rsidRPr="00DC6DFA">
        <w:rPr>
          <w:rFonts w:cstheme="minorHAnsi"/>
          <w:lang w:val="en-GB"/>
        </w:rPr>
        <w:t xml:space="preserve">coreboard model. The position of the array is again shown with red dotted lines. The luminance of the apparent percept is linearly related to </w:t>
      </w:r>
      <w:r w:rsidRPr="00DC6DFA">
        <w:rPr>
          <w:rFonts w:cstheme="minorHAnsi"/>
          <w:lang w:val="en-GB"/>
        </w:rPr>
        <w:lastRenderedPageBreak/>
        <w:t>the strength o</w:t>
      </w:r>
      <w:r w:rsidR="003F3488" w:rsidRPr="00DC6DFA">
        <w:rPr>
          <w:rFonts w:cstheme="minorHAnsi"/>
          <w:lang w:val="en-GB"/>
        </w:rPr>
        <w:t>f current on the retina. (B) S</w:t>
      </w:r>
      <w:r w:rsidRPr="00DC6DFA">
        <w:rPr>
          <w:rFonts w:cstheme="minorHAnsi"/>
          <w:lang w:val="en-GB"/>
        </w:rPr>
        <w:t xml:space="preserve">imulation of electrical stimulation. This particular </w:t>
      </w:r>
      <w:r w:rsidR="00A6442A" w:rsidRPr="00DC6DFA">
        <w:rPr>
          <w:rFonts w:cstheme="minorHAnsi"/>
          <w:lang w:val="en-GB"/>
        </w:rPr>
        <w:t>simulation</w:t>
      </w:r>
      <w:r w:rsidRPr="00DC6DFA">
        <w:rPr>
          <w:rFonts w:cstheme="minorHAnsi"/>
          <w:lang w:val="en-GB"/>
        </w:rPr>
        <w:t xml:space="preserve"> is based on the model of simultaneously stimulating ON- and OFF pathways as described in </w:t>
      </w:r>
      <w:r w:rsidRPr="00DC6DFA">
        <w:rPr>
          <w:rFonts w:cstheme="minorHAnsi"/>
          <w:lang w:val="en-GB"/>
        </w:rPr>
        <w:fldChar w:fldCharType="begin"/>
      </w:r>
      <w:r w:rsidRPr="00DC6DFA">
        <w:rPr>
          <w:rFonts w:cstheme="minorHAnsi"/>
          <w:lang w:val="en-GB"/>
        </w:rPr>
        <w:instrText xml:space="preserve"> REF _Ref408922271 \h </w:instrText>
      </w:r>
      <w:r w:rsidRPr="00DC6DFA">
        <w:rPr>
          <w:rFonts w:cstheme="minorHAnsi"/>
          <w:lang w:val="en-GB"/>
        </w:rPr>
      </w:r>
      <w:r w:rsidRPr="00DC6DFA">
        <w:rPr>
          <w:rFonts w:cstheme="minorHAnsi"/>
          <w:lang w:val="en-GB"/>
        </w:rPr>
        <w:fldChar w:fldCharType="separate"/>
      </w:r>
      <w:r w:rsidR="00C758D6" w:rsidRPr="00DC6DFA">
        <w:rPr>
          <w:lang w:val="en-GB"/>
        </w:rPr>
        <w:t xml:space="preserve">Figure </w:t>
      </w:r>
      <w:r w:rsidR="00C758D6">
        <w:rPr>
          <w:noProof/>
          <w:lang w:val="en-GB"/>
        </w:rPr>
        <w:t>1</w:t>
      </w:r>
      <w:r w:rsidRPr="00DC6DFA">
        <w:rPr>
          <w:rFonts w:cstheme="minorHAnsi"/>
          <w:lang w:val="en-GB"/>
        </w:rPr>
        <w:fldChar w:fldCharType="end"/>
      </w:r>
      <w:r w:rsidRPr="00DC6DFA">
        <w:rPr>
          <w:rFonts w:cstheme="minorHAnsi"/>
          <w:lang w:val="en-GB"/>
        </w:rPr>
        <w:t xml:space="preserve">E, followed by the model of axonal stimulation as described in </w:t>
      </w:r>
      <w:r w:rsidRPr="00DC6DFA">
        <w:rPr>
          <w:rFonts w:cstheme="minorHAnsi"/>
          <w:lang w:val="en-GB"/>
        </w:rPr>
        <w:fldChar w:fldCharType="begin"/>
      </w:r>
      <w:r w:rsidRPr="00DC6DFA">
        <w:rPr>
          <w:rFonts w:cstheme="minorHAnsi"/>
          <w:lang w:val="en-GB"/>
        </w:rPr>
        <w:instrText xml:space="preserve"> REF _Ref408846794 \h </w:instrText>
      </w:r>
      <w:r w:rsidRPr="00DC6DFA">
        <w:rPr>
          <w:rFonts w:cstheme="minorHAnsi"/>
          <w:lang w:val="en-GB"/>
        </w:rPr>
      </w:r>
      <w:r w:rsidRPr="00DC6DFA">
        <w:rPr>
          <w:rFonts w:cstheme="minorHAnsi"/>
          <w:lang w:val="en-GB"/>
        </w:rPr>
        <w:fldChar w:fldCharType="separate"/>
      </w:r>
      <w:r w:rsidR="00C758D6" w:rsidRPr="00DC6DFA">
        <w:rPr>
          <w:lang w:val="en-GB"/>
        </w:rPr>
        <w:t xml:space="preserve">Figure </w:t>
      </w:r>
      <w:r w:rsidR="00C758D6">
        <w:rPr>
          <w:noProof/>
          <w:lang w:val="en-GB"/>
        </w:rPr>
        <w:t>3</w:t>
      </w:r>
      <w:r w:rsidRPr="00DC6DFA">
        <w:rPr>
          <w:rFonts w:cstheme="minorHAnsi"/>
          <w:lang w:val="en-GB"/>
        </w:rPr>
        <w:fldChar w:fldCharType="end"/>
      </w:r>
      <w:r w:rsidR="0062169A" w:rsidRPr="00DC6DFA">
        <w:rPr>
          <w:rFonts w:cstheme="minorHAnsi"/>
          <w:lang w:val="en-GB"/>
        </w:rPr>
        <w:t xml:space="preserve"> </w:t>
      </w:r>
      <w:r w:rsidR="003F3488" w:rsidRPr="00DC6DFA">
        <w:rPr>
          <w:rFonts w:cstheme="minorHAnsi"/>
          <w:lang w:val="en-GB"/>
        </w:rPr>
        <w:t>(C) S</w:t>
      </w:r>
      <w:r w:rsidRPr="00DC6DFA">
        <w:rPr>
          <w:rFonts w:cstheme="minorHAnsi"/>
          <w:lang w:val="en-GB"/>
        </w:rPr>
        <w:t xml:space="preserve">imulation of small molecule photoswitch stimulation. This </w:t>
      </w:r>
      <w:r w:rsidR="00A6442A" w:rsidRPr="00DC6DFA">
        <w:rPr>
          <w:rFonts w:cstheme="minorHAnsi"/>
          <w:lang w:val="en-GB"/>
        </w:rPr>
        <w:t>simulation</w:t>
      </w:r>
      <w:r w:rsidRPr="00DC6DFA">
        <w:rPr>
          <w:rFonts w:cstheme="minorHAnsi"/>
          <w:lang w:val="en-GB"/>
        </w:rPr>
        <w:t xml:space="preserve"> is based on the model of simulating </w:t>
      </w:r>
      <w:r w:rsidR="00CE7C44">
        <w:rPr>
          <w:rFonts w:cstheme="minorHAnsi"/>
          <w:lang w:val="en-GB"/>
        </w:rPr>
        <w:t>ON-centre</w:t>
      </w:r>
      <w:r w:rsidRPr="00DC6DFA">
        <w:rPr>
          <w:rFonts w:cstheme="minorHAnsi"/>
          <w:lang w:val="en-GB"/>
        </w:rPr>
        <w:t xml:space="preserve"> pathways in isolation as described in </w:t>
      </w:r>
      <w:r w:rsidRPr="00DC6DFA">
        <w:rPr>
          <w:rFonts w:cstheme="minorHAnsi"/>
          <w:lang w:val="en-GB"/>
        </w:rPr>
        <w:fldChar w:fldCharType="begin"/>
      </w:r>
      <w:r w:rsidRPr="00DC6DFA">
        <w:rPr>
          <w:rFonts w:cstheme="minorHAnsi"/>
          <w:lang w:val="en-GB"/>
        </w:rPr>
        <w:instrText xml:space="preserve"> REF _Ref408922271 \h </w:instrText>
      </w:r>
      <w:r w:rsidRPr="00DC6DFA">
        <w:rPr>
          <w:rFonts w:cstheme="minorHAnsi"/>
          <w:lang w:val="en-GB"/>
        </w:rPr>
      </w:r>
      <w:r w:rsidRPr="00DC6DFA">
        <w:rPr>
          <w:rFonts w:cstheme="minorHAnsi"/>
          <w:lang w:val="en-GB"/>
        </w:rPr>
        <w:fldChar w:fldCharType="separate"/>
      </w:r>
      <w:r w:rsidR="00C758D6" w:rsidRPr="00DC6DFA">
        <w:rPr>
          <w:lang w:val="en-GB"/>
        </w:rPr>
        <w:t xml:space="preserve">Figure </w:t>
      </w:r>
      <w:r w:rsidR="00C758D6">
        <w:rPr>
          <w:noProof/>
          <w:lang w:val="en-GB"/>
        </w:rPr>
        <w:t>1</w:t>
      </w:r>
      <w:r w:rsidRPr="00DC6DFA">
        <w:rPr>
          <w:rFonts w:cstheme="minorHAnsi"/>
          <w:lang w:val="en-GB"/>
        </w:rPr>
        <w:fldChar w:fldCharType="end"/>
      </w:r>
      <w:r w:rsidRPr="00DC6DFA">
        <w:rPr>
          <w:rFonts w:cstheme="minorHAnsi"/>
          <w:lang w:val="en-GB"/>
        </w:rPr>
        <w:t xml:space="preserve">B, followed by the effects of sluggish temporal dynamics as described in </w:t>
      </w:r>
      <w:r w:rsidRPr="00DC6DFA">
        <w:rPr>
          <w:rFonts w:cstheme="minorHAnsi"/>
          <w:lang w:val="en-GB"/>
        </w:rPr>
        <w:fldChar w:fldCharType="begin"/>
      </w:r>
      <w:r w:rsidRPr="00DC6DFA">
        <w:rPr>
          <w:rFonts w:cstheme="minorHAnsi"/>
          <w:lang w:val="en-GB"/>
        </w:rPr>
        <w:instrText xml:space="preserve"> REF _Ref408834704 \h </w:instrText>
      </w:r>
      <w:r w:rsidRPr="00DC6DFA">
        <w:rPr>
          <w:rFonts w:cstheme="minorHAnsi"/>
          <w:lang w:val="en-GB"/>
        </w:rPr>
      </w:r>
      <w:r w:rsidRPr="00DC6DFA">
        <w:rPr>
          <w:rFonts w:cstheme="minorHAnsi"/>
          <w:lang w:val="en-GB"/>
        </w:rPr>
        <w:fldChar w:fldCharType="separate"/>
      </w:r>
      <w:r w:rsidR="00C758D6" w:rsidRPr="00DC6DFA">
        <w:rPr>
          <w:lang w:val="en-GB"/>
        </w:rPr>
        <w:t xml:space="preserve">Figure </w:t>
      </w:r>
      <w:r w:rsidR="00C758D6">
        <w:rPr>
          <w:noProof/>
          <w:lang w:val="en-GB"/>
        </w:rPr>
        <w:t>5</w:t>
      </w:r>
      <w:r w:rsidRPr="00DC6DFA">
        <w:rPr>
          <w:rFonts w:cstheme="minorHAnsi"/>
          <w:lang w:val="en-GB"/>
        </w:rPr>
        <w:fldChar w:fldCharType="end"/>
      </w:r>
      <w:r w:rsidRPr="00DC6DFA">
        <w:rPr>
          <w:rFonts w:cstheme="minorHAnsi"/>
          <w:lang w:val="en-GB"/>
        </w:rPr>
        <w:t>.</w:t>
      </w:r>
      <w:bookmarkEnd w:id="64"/>
      <w:r w:rsidR="00661CEF" w:rsidRPr="00DC6DFA">
        <w:rPr>
          <w:rFonts w:cstheme="minorHAnsi"/>
          <w:lang w:val="en-GB"/>
        </w:rPr>
        <w:t xml:space="preserve"> Movie versions are shown in Supplementary Materials.</w:t>
      </w:r>
      <w:bookmarkEnd w:id="65"/>
    </w:p>
    <w:p w14:paraId="1338CBB8" w14:textId="2E2F1FC2" w:rsidR="00922A1D" w:rsidRPr="00DC6DFA" w:rsidRDefault="007B72D6" w:rsidP="00922A1D">
      <w:pPr>
        <w:rPr>
          <w:rFonts w:cstheme="minorHAnsi"/>
          <w:lang w:val="en-GB"/>
        </w:rPr>
      </w:pPr>
      <w:r w:rsidRPr="00DC6DFA">
        <w:rPr>
          <w:rFonts w:cstheme="minorHAnsi"/>
          <w:lang w:val="en-GB"/>
        </w:rPr>
        <w:t>Thus,</w:t>
      </w:r>
      <w:r w:rsidR="00001CD7" w:rsidRPr="00DC6DFA">
        <w:rPr>
          <w:rFonts w:cstheme="minorHAnsi"/>
          <w:lang w:val="en-GB"/>
        </w:rPr>
        <w:t xml:space="preserve"> </w:t>
      </w:r>
      <w:r w:rsidRPr="00DC6DFA">
        <w:rPr>
          <w:rFonts w:cstheme="minorHAnsi"/>
          <w:lang w:val="en-GB"/>
        </w:rPr>
        <w:t xml:space="preserve">the </w:t>
      </w:r>
      <w:r w:rsidR="00001CD7" w:rsidRPr="00DC6DFA">
        <w:rPr>
          <w:rFonts w:cstheme="minorHAnsi"/>
          <w:lang w:val="en-GB"/>
        </w:rPr>
        <w:t>next decade is likely to see fascinating interdisciplinary research examining the interplay between sight recovery technologies, the underlying neurophysiology and the perceptual capacities of individuals</w:t>
      </w:r>
      <w:r w:rsidR="00FC4144" w:rsidRPr="00DC6DFA">
        <w:rPr>
          <w:rFonts w:cstheme="minorHAnsi"/>
          <w:lang w:val="en-GB"/>
        </w:rPr>
        <w:t>.</w:t>
      </w:r>
      <w:r w:rsidR="00922A1D" w:rsidRPr="00DC6DFA">
        <w:rPr>
          <w:rFonts w:cstheme="minorHAnsi"/>
          <w:lang w:val="en-GB"/>
        </w:rPr>
        <w:t xml:space="preserve"> As second generation sight recovery technologies begin to develop encoding schemes </w:t>
      </w:r>
      <w:r w:rsidR="00753B9A" w:rsidRPr="00DC6DFA">
        <w:rPr>
          <w:rFonts w:cstheme="minorHAnsi"/>
          <w:lang w:val="en-GB"/>
        </w:rPr>
        <w:t>to</w:t>
      </w:r>
      <w:r w:rsidR="00922A1D" w:rsidRPr="00DC6DFA">
        <w:rPr>
          <w:rFonts w:cstheme="minorHAnsi"/>
          <w:lang w:val="en-GB"/>
        </w:rPr>
        <w:t xml:space="preserve"> maximize the perceptual intelligibility of the world</w:t>
      </w:r>
      <w:r w:rsidR="00710A9C" w:rsidRPr="00DC6DFA">
        <w:rPr>
          <w:rFonts w:cstheme="minorHAnsi"/>
          <w:lang w:val="en-GB"/>
        </w:rPr>
        <w:t>,</w:t>
      </w:r>
      <w:r w:rsidR="00922A1D" w:rsidRPr="00DC6DFA">
        <w:rPr>
          <w:rFonts w:cstheme="minorHAnsi"/>
          <w:lang w:val="en-GB"/>
        </w:rPr>
        <w:t xml:space="preserve"> we believe ‘neuro</w:t>
      </w:r>
      <w:r w:rsidR="00022E4A" w:rsidRPr="00DC6DFA">
        <w:rPr>
          <w:rFonts w:cstheme="minorHAnsi"/>
          <w:lang w:val="en-GB"/>
        </w:rPr>
        <w:t>-</w:t>
      </w:r>
      <w:r w:rsidR="00922A1D" w:rsidRPr="00DC6DFA">
        <w:rPr>
          <w:rFonts w:cstheme="minorHAnsi"/>
          <w:lang w:val="en-GB"/>
        </w:rPr>
        <w:t>perceptual’ models of the effects of artificial stimulation</w:t>
      </w:r>
      <w:r w:rsidR="00BD7DB1" w:rsidRPr="00DC6DFA">
        <w:rPr>
          <w:rFonts w:cstheme="minorHAnsi"/>
          <w:lang w:val="en-GB"/>
        </w:rPr>
        <w:t xml:space="preserve"> will play an increasingly important role</w:t>
      </w:r>
      <w:r w:rsidR="00922A1D" w:rsidRPr="00DC6DFA">
        <w:rPr>
          <w:rFonts w:cstheme="minorHAnsi"/>
          <w:lang w:val="en-GB"/>
        </w:rPr>
        <w:t xml:space="preserve">. </w:t>
      </w:r>
      <w:r w:rsidR="00753B9A" w:rsidRPr="00DC6DFA">
        <w:rPr>
          <w:rFonts w:cstheme="minorHAnsi"/>
          <w:lang w:val="en-GB"/>
        </w:rPr>
        <w:t>The simulations of this paper should not be considered as having the status of models</w:t>
      </w:r>
      <w:r w:rsidR="00116E6A" w:rsidRPr="00DC6DFA">
        <w:rPr>
          <w:rFonts w:cstheme="minorHAnsi"/>
          <w:lang w:val="en-GB"/>
        </w:rPr>
        <w:t>,</w:t>
      </w:r>
      <w:r w:rsidR="00753B9A" w:rsidRPr="00DC6DFA">
        <w:rPr>
          <w:rFonts w:cstheme="minorHAnsi"/>
          <w:lang w:val="en-GB"/>
        </w:rPr>
        <w:t xml:space="preserve"> or of </w:t>
      </w:r>
      <w:r w:rsidR="00116E6A" w:rsidRPr="00DC6DFA">
        <w:rPr>
          <w:rFonts w:cstheme="minorHAnsi"/>
          <w:lang w:val="en-GB"/>
        </w:rPr>
        <w:t>providing</w:t>
      </w:r>
      <w:r w:rsidR="00753B9A" w:rsidRPr="00DC6DFA">
        <w:rPr>
          <w:rFonts w:cstheme="minorHAnsi"/>
          <w:lang w:val="en-GB"/>
        </w:rPr>
        <w:t xml:space="preserve"> genuine prediction</w:t>
      </w:r>
      <w:r w:rsidR="00E11F70" w:rsidRPr="00DC6DFA">
        <w:rPr>
          <w:rFonts w:cstheme="minorHAnsi"/>
          <w:lang w:val="en-GB"/>
        </w:rPr>
        <w:t>s</w:t>
      </w:r>
      <w:r w:rsidR="00753B9A" w:rsidRPr="00DC6DFA">
        <w:rPr>
          <w:rFonts w:cstheme="minorHAnsi"/>
          <w:lang w:val="en-GB"/>
        </w:rPr>
        <w:t xml:space="preserve"> of what might be expected of any given sight recovery technology. Rather the</w:t>
      </w:r>
      <w:r w:rsidR="00E11F70" w:rsidRPr="00DC6DFA">
        <w:rPr>
          <w:rFonts w:cstheme="minorHAnsi"/>
          <w:lang w:val="en-GB"/>
        </w:rPr>
        <w:t xml:space="preserve">y </w:t>
      </w:r>
      <w:r w:rsidR="00753B9A" w:rsidRPr="00DC6DFA">
        <w:rPr>
          <w:rFonts w:cstheme="minorHAnsi"/>
          <w:lang w:val="en-GB"/>
        </w:rPr>
        <w:t xml:space="preserve">are an attempt to </w:t>
      </w:r>
      <w:r w:rsidR="00E11F70" w:rsidRPr="00DC6DFA">
        <w:rPr>
          <w:rFonts w:cstheme="minorHAnsi"/>
          <w:lang w:val="en-GB"/>
        </w:rPr>
        <w:t>demonstrate</w:t>
      </w:r>
      <w:r w:rsidR="00753B9A" w:rsidRPr="00DC6DFA">
        <w:rPr>
          <w:rFonts w:cstheme="minorHAnsi"/>
          <w:lang w:val="en-GB"/>
        </w:rPr>
        <w:t xml:space="preserve"> the useful information </w:t>
      </w:r>
      <w:r w:rsidR="00E11F70" w:rsidRPr="00DC6DFA">
        <w:rPr>
          <w:rFonts w:cstheme="minorHAnsi"/>
          <w:lang w:val="en-GB"/>
        </w:rPr>
        <w:t xml:space="preserve">that more </w:t>
      </w:r>
      <w:r w:rsidR="00753B9A" w:rsidRPr="00DC6DFA">
        <w:rPr>
          <w:rFonts w:cstheme="minorHAnsi"/>
          <w:lang w:val="en-GB"/>
        </w:rPr>
        <w:t>fully developed and validated models might provide.</w:t>
      </w:r>
    </w:p>
    <w:p w14:paraId="11F42B67" w14:textId="00651C3F" w:rsidR="009E20A6" w:rsidRPr="00DC6DFA" w:rsidRDefault="00DF4A4F" w:rsidP="00DF4A4F">
      <w:pPr>
        <w:pStyle w:val="Heading1"/>
        <w:rPr>
          <w:lang w:val="en-GB"/>
        </w:rPr>
      </w:pPr>
      <w:r w:rsidRPr="00DC6DFA">
        <w:rPr>
          <w:lang w:val="en-GB"/>
        </w:rPr>
        <w:t>Acknowledgments</w:t>
      </w:r>
    </w:p>
    <w:p w14:paraId="0255E41C" w14:textId="40BA7DCB" w:rsidR="00A65BE8" w:rsidRPr="00DC6DFA" w:rsidRDefault="00DF4A4F" w:rsidP="00A65BE8">
      <w:pPr>
        <w:rPr>
          <w:lang w:val="en-GB"/>
        </w:rPr>
      </w:pPr>
      <w:r w:rsidRPr="00DC6DFA">
        <w:rPr>
          <w:lang w:val="en-GB"/>
        </w:rPr>
        <w:t xml:space="preserve">Many thanks to EJ Chichilnisky, Sheila Nirenberg and Bruce Cummings for helpful discussions and comments on the manuscript. Also many thanks to Eberhardt Zrenner, and John Flannery for generous permission to reprint </w:t>
      </w:r>
      <w:r w:rsidR="0055370C" w:rsidRPr="00DC6DFA">
        <w:rPr>
          <w:lang w:val="en-GB"/>
        </w:rPr>
        <w:t>a figure and data</w:t>
      </w:r>
      <w:r w:rsidR="00E36E80" w:rsidRPr="00DC6DFA">
        <w:rPr>
          <w:lang w:val="en-GB"/>
        </w:rPr>
        <w:t xml:space="preserve"> from their papers</w:t>
      </w:r>
      <w:r w:rsidRPr="00DC6DFA">
        <w:rPr>
          <w:lang w:val="en-GB"/>
        </w:rPr>
        <w:t>.</w:t>
      </w:r>
      <w:r w:rsidR="00A65BE8" w:rsidRPr="00DC6DFA">
        <w:rPr>
          <w:lang w:val="en-GB"/>
        </w:rPr>
        <w:t xml:space="preserve"> Supported by NIH EY-12925 and </w:t>
      </w:r>
      <w:r w:rsidR="00A65BE8" w:rsidRPr="00DC6DFA">
        <w:rPr>
          <w:iCs/>
          <w:lang w:val="en-GB"/>
        </w:rPr>
        <w:t>EY-014645.</w:t>
      </w:r>
    </w:p>
    <w:p w14:paraId="619A2007" w14:textId="2F8F9A8A" w:rsidR="001677D3" w:rsidRDefault="001677D3" w:rsidP="001677D3">
      <w:pPr>
        <w:pStyle w:val="Heading1"/>
        <w:rPr>
          <w:lang w:val="en-GB"/>
        </w:rPr>
      </w:pPr>
      <w:r>
        <w:rPr>
          <w:lang w:val="en-GB"/>
        </w:rPr>
        <w:t>Competing Interests</w:t>
      </w:r>
    </w:p>
    <w:p w14:paraId="55D38B30" w14:textId="30BBD36F" w:rsidR="001677D3" w:rsidRPr="001677D3" w:rsidRDefault="001677D3" w:rsidP="00C4578A">
      <w:pPr>
        <w:rPr>
          <w:lang w:val="en-GB"/>
        </w:rPr>
      </w:pPr>
      <w:r w:rsidRPr="001677D3">
        <w:rPr>
          <w:lang w:val="en-GB"/>
        </w:rPr>
        <w:t>We have no competing interests.</w:t>
      </w:r>
    </w:p>
    <w:p w14:paraId="6DC7B416" w14:textId="48E35F80" w:rsidR="001677D3" w:rsidRDefault="001677D3" w:rsidP="001677D3">
      <w:pPr>
        <w:pStyle w:val="Heading1"/>
        <w:rPr>
          <w:lang w:val="en-GB"/>
        </w:rPr>
      </w:pPr>
      <w:r>
        <w:rPr>
          <w:lang w:val="en-GB"/>
        </w:rPr>
        <w:t>Funding</w:t>
      </w:r>
    </w:p>
    <w:p w14:paraId="31393EC2" w14:textId="2154924D" w:rsidR="001677D3" w:rsidRDefault="001677D3" w:rsidP="00C4578A">
      <w:pPr>
        <w:rPr>
          <w:lang w:val="en-GB"/>
        </w:rPr>
      </w:pPr>
      <w:r>
        <w:t>This work was supported by National Institutes of Health Grants No. R01EY-014645 (I.F.) and R01</w:t>
      </w:r>
      <w:r>
        <w:rPr>
          <w:lang w:val="en-GB"/>
        </w:rPr>
        <w:t>EY-12925 (G.M.B.).</w:t>
      </w:r>
    </w:p>
    <w:p w14:paraId="1F9E2D50" w14:textId="77777777" w:rsidR="001677D3" w:rsidRDefault="001677D3" w:rsidP="00C4578A">
      <w:pPr>
        <w:rPr>
          <w:lang w:val="en-GB"/>
        </w:rPr>
      </w:pPr>
    </w:p>
    <w:p w14:paraId="123D1CE0" w14:textId="4D92414F" w:rsidR="001677D3" w:rsidRPr="001677D3" w:rsidRDefault="001677D3" w:rsidP="001677D3">
      <w:pPr>
        <w:pStyle w:val="Heading1"/>
        <w:rPr>
          <w:rStyle w:val="Strong"/>
          <w:b w:val="0"/>
          <w:bCs w:val="0"/>
        </w:rPr>
      </w:pPr>
      <w:r w:rsidRPr="001677D3">
        <w:rPr>
          <w:rStyle w:val="Strong"/>
          <w:b w:val="0"/>
          <w:bCs w:val="0"/>
        </w:rPr>
        <w:lastRenderedPageBreak/>
        <w:t>Authors' contributions</w:t>
      </w:r>
    </w:p>
    <w:p w14:paraId="7EE04272" w14:textId="7325E23F" w:rsidR="001677D3" w:rsidRDefault="001677D3" w:rsidP="00C4578A">
      <w:pPr>
        <w:rPr>
          <w:rStyle w:val="Emphasis"/>
          <w:i w:val="0"/>
        </w:rPr>
      </w:pPr>
      <w:r w:rsidRPr="001677D3">
        <w:rPr>
          <w:rStyle w:val="Emphasis"/>
          <w:i w:val="0"/>
        </w:rPr>
        <w:t>IF</w:t>
      </w:r>
      <w:r w:rsidR="005F7520">
        <w:rPr>
          <w:rStyle w:val="Emphasis"/>
          <w:i w:val="0"/>
        </w:rPr>
        <w:t>, MB, AR</w:t>
      </w:r>
      <w:r w:rsidRPr="001677D3">
        <w:rPr>
          <w:rStyle w:val="Emphasis"/>
          <w:i w:val="0"/>
        </w:rPr>
        <w:t xml:space="preserve"> and GMB </w:t>
      </w:r>
      <w:r>
        <w:rPr>
          <w:rStyle w:val="Emphasis"/>
          <w:i w:val="0"/>
        </w:rPr>
        <w:t xml:space="preserve">amicably </w:t>
      </w:r>
      <w:r w:rsidRPr="001677D3">
        <w:rPr>
          <w:rStyle w:val="Emphasis"/>
          <w:i w:val="0"/>
        </w:rPr>
        <w:t>participated in model development, figure creation and writing the manuscript. All authors gave final approval for publication</w:t>
      </w:r>
      <w:r>
        <w:rPr>
          <w:rStyle w:val="Emphasis"/>
          <w:i w:val="0"/>
        </w:rPr>
        <w:t>.</w:t>
      </w:r>
    </w:p>
    <w:p w14:paraId="365C6FEC" w14:textId="77777777" w:rsidR="001677D3" w:rsidRPr="001677D3" w:rsidRDefault="001677D3" w:rsidP="00C4578A">
      <w:pPr>
        <w:rPr>
          <w:i/>
          <w:lang w:val="en-GB"/>
        </w:rPr>
      </w:pPr>
    </w:p>
    <w:p w14:paraId="0FC88D92" w14:textId="0D848A59" w:rsidR="00C00AB2" w:rsidRPr="00DC6DFA" w:rsidRDefault="00DF4A4F" w:rsidP="003240D8">
      <w:pPr>
        <w:pStyle w:val="Heading1"/>
        <w:rPr>
          <w:lang w:val="en-GB"/>
        </w:rPr>
      </w:pPr>
      <w:r w:rsidRPr="00DC6DFA">
        <w:rPr>
          <w:lang w:val="en-GB"/>
        </w:rPr>
        <w:t>References</w:t>
      </w:r>
    </w:p>
    <w:p w14:paraId="33B22B65" w14:textId="78625669" w:rsidR="00123156" w:rsidRPr="00123156" w:rsidRDefault="00C00AB2" w:rsidP="00117023">
      <w:pPr>
        <w:rPr>
          <w:noProof/>
          <w:lang w:val="en-GB"/>
        </w:rPr>
      </w:pPr>
      <w:r w:rsidRPr="00DC6DFA">
        <w:rPr>
          <w:lang w:val="en-GB"/>
        </w:rPr>
        <w:fldChar w:fldCharType="begin"/>
      </w:r>
      <w:r w:rsidRPr="00DC6DFA">
        <w:rPr>
          <w:lang w:val="en-GB"/>
        </w:rPr>
        <w:instrText xml:space="preserve"> ADDIN EN.REFLIST </w:instrText>
      </w:r>
      <w:r w:rsidRPr="00DC6DFA">
        <w:rPr>
          <w:lang w:val="en-GB"/>
        </w:rPr>
        <w:fldChar w:fldCharType="separate"/>
      </w:r>
      <w:bookmarkStart w:id="66" w:name="_ENREF_1"/>
      <w:r w:rsidR="00123156" w:rsidRPr="00123156">
        <w:rPr>
          <w:noProof/>
          <w:lang w:val="en-GB"/>
        </w:rPr>
        <w:t xml:space="preserve">[1] Retnet. 2014 Genes and Mapped Loci Causing Retinal Diseases.  </w:t>
      </w:r>
      <w:bookmarkEnd w:id="66"/>
    </w:p>
    <w:p w14:paraId="51790087" w14:textId="77777777" w:rsidR="00123156" w:rsidRPr="00123156" w:rsidRDefault="00123156" w:rsidP="00117023">
      <w:pPr>
        <w:rPr>
          <w:noProof/>
          <w:lang w:val="en-GB"/>
        </w:rPr>
      </w:pPr>
      <w:bookmarkStart w:id="67" w:name="_ENREF_2"/>
      <w:r w:rsidRPr="00123156">
        <w:rPr>
          <w:noProof/>
          <w:lang w:val="en-GB"/>
        </w:rPr>
        <w:t xml:space="preserve">[2] Bamann, C., Nagel, G. &amp; Bamberg, E. 2010 Microbial rhodopsins in the spotlight. </w:t>
      </w:r>
      <w:r w:rsidRPr="00123156">
        <w:rPr>
          <w:i/>
          <w:noProof/>
          <w:lang w:val="en-GB"/>
        </w:rPr>
        <w:t>Current opinion in neurobiology</w:t>
      </w:r>
      <w:r w:rsidRPr="00123156">
        <w:rPr>
          <w:noProof/>
          <w:lang w:val="en-GB"/>
        </w:rPr>
        <w:t xml:space="preserve"> </w:t>
      </w:r>
      <w:r w:rsidRPr="00123156">
        <w:rPr>
          <w:b/>
          <w:noProof/>
          <w:lang w:val="en-GB"/>
        </w:rPr>
        <w:t>20</w:t>
      </w:r>
      <w:r w:rsidRPr="00123156">
        <w:rPr>
          <w:noProof/>
          <w:lang w:val="en-GB"/>
        </w:rPr>
        <w:t>, 610-616. (doi:10.1016/j.conb.2010.07.003).</w:t>
      </w:r>
      <w:bookmarkEnd w:id="67"/>
    </w:p>
    <w:p w14:paraId="56D81928" w14:textId="77777777" w:rsidR="00123156" w:rsidRPr="00123156" w:rsidRDefault="00123156" w:rsidP="00117023">
      <w:pPr>
        <w:rPr>
          <w:noProof/>
          <w:lang w:val="en-GB"/>
        </w:rPr>
      </w:pPr>
      <w:bookmarkStart w:id="68" w:name="_ENREF_3"/>
      <w:r w:rsidRPr="00123156">
        <w:rPr>
          <w:noProof/>
          <w:lang w:val="en-GB"/>
        </w:rPr>
        <w:t xml:space="preserve">[3] Bi, A., Cui, J., Ma, Y.P., Olshevskaya, E., Pu, M., Dizhoor, A.M. &amp; Pan, Z.H. 2006 Ectopic expression of a microbial-type rhodopsin restores visual responses in mice with photoreceptor degeneration. </w:t>
      </w:r>
      <w:r w:rsidRPr="00123156">
        <w:rPr>
          <w:i/>
          <w:noProof/>
          <w:lang w:val="en-GB"/>
        </w:rPr>
        <w:t>Neuron</w:t>
      </w:r>
      <w:r w:rsidRPr="00123156">
        <w:rPr>
          <w:noProof/>
          <w:lang w:val="en-GB"/>
        </w:rPr>
        <w:t xml:space="preserve"> </w:t>
      </w:r>
      <w:r w:rsidRPr="00123156">
        <w:rPr>
          <w:b/>
          <w:noProof/>
          <w:lang w:val="en-GB"/>
        </w:rPr>
        <w:t>50</w:t>
      </w:r>
      <w:r w:rsidRPr="00123156">
        <w:rPr>
          <w:noProof/>
          <w:lang w:val="en-GB"/>
        </w:rPr>
        <w:t>, 23-33. (doi:10.1016/j.neuron.2006.02.026).</w:t>
      </w:r>
      <w:bookmarkEnd w:id="68"/>
    </w:p>
    <w:p w14:paraId="113B02A4" w14:textId="77777777" w:rsidR="00123156" w:rsidRPr="00123156" w:rsidRDefault="00123156" w:rsidP="00117023">
      <w:pPr>
        <w:rPr>
          <w:noProof/>
          <w:lang w:val="en-GB"/>
        </w:rPr>
      </w:pPr>
      <w:bookmarkStart w:id="69" w:name="_ENREF_4"/>
      <w:r w:rsidRPr="00123156">
        <w:rPr>
          <w:noProof/>
          <w:lang w:val="en-GB"/>
        </w:rPr>
        <w:t xml:space="preserve">[4] Busskamp, V., Picaud, S., Sahel, J.A. &amp; Roska, B. 2012 Optogenetic therapy for retinitis pigmentosa. </w:t>
      </w:r>
      <w:r w:rsidRPr="00123156">
        <w:rPr>
          <w:i/>
          <w:noProof/>
          <w:lang w:val="en-GB"/>
        </w:rPr>
        <w:t>Gene Ther</w:t>
      </w:r>
      <w:r w:rsidRPr="00123156">
        <w:rPr>
          <w:noProof/>
          <w:lang w:val="en-GB"/>
        </w:rPr>
        <w:t xml:space="preserve"> </w:t>
      </w:r>
      <w:r w:rsidRPr="00123156">
        <w:rPr>
          <w:b/>
          <w:noProof/>
          <w:lang w:val="en-GB"/>
        </w:rPr>
        <w:t>19</w:t>
      </w:r>
      <w:r w:rsidRPr="00123156">
        <w:rPr>
          <w:noProof/>
          <w:lang w:val="en-GB"/>
        </w:rPr>
        <w:t>, 169-175. (doi:10.1038/gt.2011.155).</w:t>
      </w:r>
      <w:bookmarkEnd w:id="69"/>
    </w:p>
    <w:p w14:paraId="003C59B2" w14:textId="77777777" w:rsidR="00123156" w:rsidRPr="00123156" w:rsidRDefault="00123156" w:rsidP="00117023">
      <w:pPr>
        <w:rPr>
          <w:noProof/>
          <w:lang w:val="en-GB"/>
        </w:rPr>
      </w:pPr>
      <w:bookmarkStart w:id="70" w:name="_ENREF_5"/>
      <w:r w:rsidRPr="00123156">
        <w:rPr>
          <w:noProof/>
          <w:lang w:val="en-GB"/>
        </w:rPr>
        <w:t xml:space="preserve">[5] Tochitsky, I., Polosukhina, A., Degtyar, V.E., Gallerani, N., Smith, C.M., Friedman, A., Van Gelder, R.N., Trauner, D., Kaufer, D. &amp; Kramer, R.H. 2014 Restoring visual function to blind mice with a photoswitch that exploits electrophysiological remodeling of retinal ganglion cells. </w:t>
      </w:r>
      <w:r w:rsidRPr="00123156">
        <w:rPr>
          <w:i/>
          <w:noProof/>
          <w:lang w:val="en-GB"/>
        </w:rPr>
        <w:t>Neuron</w:t>
      </w:r>
      <w:r w:rsidRPr="00123156">
        <w:rPr>
          <w:noProof/>
          <w:lang w:val="en-GB"/>
        </w:rPr>
        <w:t xml:space="preserve"> </w:t>
      </w:r>
      <w:r w:rsidRPr="00123156">
        <w:rPr>
          <w:b/>
          <w:noProof/>
          <w:lang w:val="en-GB"/>
        </w:rPr>
        <w:t>81</w:t>
      </w:r>
      <w:r w:rsidRPr="00123156">
        <w:rPr>
          <w:noProof/>
          <w:lang w:val="en-GB"/>
        </w:rPr>
        <w:t>, 800-813. (doi:10.1016/j.neuron.2014.01.003).</w:t>
      </w:r>
      <w:bookmarkEnd w:id="70"/>
    </w:p>
    <w:p w14:paraId="0AC5218C" w14:textId="77777777" w:rsidR="00123156" w:rsidRPr="00123156" w:rsidRDefault="00123156" w:rsidP="00117023">
      <w:pPr>
        <w:rPr>
          <w:noProof/>
          <w:lang w:val="en-GB"/>
        </w:rPr>
      </w:pPr>
      <w:bookmarkStart w:id="71" w:name="_ENREF_6"/>
      <w:r w:rsidRPr="00123156">
        <w:rPr>
          <w:noProof/>
          <w:lang w:val="en-GB"/>
        </w:rPr>
        <w:t xml:space="preserve">[6] Polosukhina, A., Litt, J., Tochitsky, I., Nemargut, J., Sychev, Y., De Kouchkovsky, I., Huang, T., Borges, K., Trauner, D., Van Gelder, R.N., et al. 2012 Photochemical restoration of visual responses in blind mice. </w:t>
      </w:r>
      <w:r w:rsidRPr="00123156">
        <w:rPr>
          <w:i/>
          <w:noProof/>
          <w:lang w:val="en-GB"/>
        </w:rPr>
        <w:t>Neuron</w:t>
      </w:r>
      <w:r w:rsidRPr="00123156">
        <w:rPr>
          <w:noProof/>
          <w:lang w:val="en-GB"/>
        </w:rPr>
        <w:t xml:space="preserve"> </w:t>
      </w:r>
      <w:r w:rsidRPr="00123156">
        <w:rPr>
          <w:b/>
          <w:noProof/>
          <w:lang w:val="en-GB"/>
        </w:rPr>
        <w:t>75</w:t>
      </w:r>
      <w:r w:rsidRPr="00123156">
        <w:rPr>
          <w:noProof/>
          <w:lang w:val="en-GB"/>
        </w:rPr>
        <w:t>, 271-282. (doi:10.1016/j.neuron.2012.05.022).</w:t>
      </w:r>
      <w:bookmarkEnd w:id="71"/>
    </w:p>
    <w:p w14:paraId="6ADBE167" w14:textId="77777777" w:rsidR="00123156" w:rsidRPr="00123156" w:rsidRDefault="00123156" w:rsidP="00117023">
      <w:pPr>
        <w:rPr>
          <w:noProof/>
          <w:lang w:val="en-GB"/>
        </w:rPr>
      </w:pPr>
      <w:bookmarkStart w:id="72" w:name="_ENREF_7"/>
      <w:r w:rsidRPr="00123156">
        <w:rPr>
          <w:noProof/>
          <w:lang w:val="en-GB"/>
        </w:rPr>
        <w:t xml:space="preserve">[7] Gaub, B.M., Berry, M.H., Holt, A.E., Reiner, A., Kienzler, M.A., Dolgova, N., Nikonov, S., Aguirre, G.D., Beltran, W.A., Flannery, J.G., et al. 2014 Restoration of visual function by expression of a light-gated mammalian ion channel in retinal ganglion cells or ON-bipolar cells. </w:t>
      </w:r>
      <w:r w:rsidRPr="00123156">
        <w:rPr>
          <w:i/>
          <w:noProof/>
          <w:lang w:val="en-GB"/>
        </w:rPr>
        <w:t>Proceedings of the National Academy of Sciences</w:t>
      </w:r>
      <w:r w:rsidRPr="00123156">
        <w:rPr>
          <w:noProof/>
          <w:lang w:val="en-GB"/>
        </w:rPr>
        <w:t xml:space="preserve"> </w:t>
      </w:r>
      <w:r w:rsidRPr="00123156">
        <w:rPr>
          <w:b/>
          <w:noProof/>
          <w:lang w:val="en-GB"/>
        </w:rPr>
        <w:t>111</w:t>
      </w:r>
      <w:r w:rsidRPr="00123156">
        <w:rPr>
          <w:noProof/>
          <w:lang w:val="en-GB"/>
        </w:rPr>
        <w:t>, E5574-E5583. (doi:10.1073/pnas.1414162111).</w:t>
      </w:r>
      <w:bookmarkEnd w:id="72"/>
    </w:p>
    <w:p w14:paraId="4FDD68F3" w14:textId="77777777" w:rsidR="00123156" w:rsidRPr="00123156" w:rsidRDefault="00123156" w:rsidP="00117023">
      <w:pPr>
        <w:rPr>
          <w:noProof/>
          <w:lang w:val="en-GB"/>
        </w:rPr>
      </w:pPr>
      <w:bookmarkStart w:id="73" w:name="_ENREF_8"/>
      <w:r w:rsidRPr="00123156">
        <w:rPr>
          <w:noProof/>
          <w:lang w:val="en-GB"/>
        </w:rPr>
        <w:lastRenderedPageBreak/>
        <w:t xml:space="preserve">[8] Humayun, M.S., Dorn, J.D., da Cruz, L., Dagnelie, G., Sahel, J.A., Stanga, P.E., Cideciyan, A.V., Duncan, J.L., Eliott, D., Filley, E., et al. 2012 Interim results from the international trial of Second Sight's visual prosthesis. </w:t>
      </w:r>
      <w:r w:rsidRPr="00123156">
        <w:rPr>
          <w:i/>
          <w:noProof/>
          <w:lang w:val="en-GB"/>
        </w:rPr>
        <w:t>Ophthalmology</w:t>
      </w:r>
      <w:r w:rsidRPr="00123156">
        <w:rPr>
          <w:noProof/>
          <w:lang w:val="en-GB"/>
        </w:rPr>
        <w:t xml:space="preserve"> </w:t>
      </w:r>
      <w:r w:rsidRPr="00123156">
        <w:rPr>
          <w:b/>
          <w:noProof/>
          <w:lang w:val="en-GB"/>
        </w:rPr>
        <w:t>119</w:t>
      </w:r>
      <w:r w:rsidRPr="00123156">
        <w:rPr>
          <w:noProof/>
          <w:lang w:val="en-GB"/>
        </w:rPr>
        <w:t>, 779-788.</w:t>
      </w:r>
      <w:bookmarkEnd w:id="73"/>
    </w:p>
    <w:p w14:paraId="61668344" w14:textId="77777777" w:rsidR="00123156" w:rsidRPr="00123156" w:rsidRDefault="00123156" w:rsidP="00117023">
      <w:pPr>
        <w:rPr>
          <w:noProof/>
          <w:lang w:val="en-GB"/>
        </w:rPr>
      </w:pPr>
      <w:bookmarkStart w:id="74" w:name="_ENREF_9"/>
      <w:r w:rsidRPr="00123156">
        <w:rPr>
          <w:noProof/>
          <w:lang w:val="en-GB"/>
        </w:rPr>
        <w:t xml:space="preserve">[9] Klauke, S., Goertz, M., Rein, S., Hoehl, D., Thomas, U., Eckhorn, R., Bremmer, F. &amp; Wachtler, T. 2011 Stimulation with a wireless intraocular epiretinal implant elicits visual percepts in blind humans. </w:t>
      </w:r>
      <w:r w:rsidRPr="00123156">
        <w:rPr>
          <w:i/>
          <w:noProof/>
          <w:lang w:val="en-GB"/>
        </w:rPr>
        <w:t>Invest Ophthalmol Vis Sci</w:t>
      </w:r>
      <w:r w:rsidRPr="00123156">
        <w:rPr>
          <w:noProof/>
          <w:lang w:val="en-GB"/>
        </w:rPr>
        <w:t xml:space="preserve"> </w:t>
      </w:r>
      <w:r w:rsidRPr="00123156">
        <w:rPr>
          <w:b/>
          <w:noProof/>
          <w:lang w:val="en-GB"/>
        </w:rPr>
        <w:t>52</w:t>
      </w:r>
      <w:r w:rsidRPr="00123156">
        <w:rPr>
          <w:noProof/>
          <w:lang w:val="en-GB"/>
        </w:rPr>
        <w:t>, 449-455. (doi:10.1167/iovs.09-4410).</w:t>
      </w:r>
      <w:bookmarkEnd w:id="74"/>
    </w:p>
    <w:p w14:paraId="4DFCF530" w14:textId="77777777" w:rsidR="00123156" w:rsidRPr="00123156" w:rsidRDefault="00123156" w:rsidP="00117023">
      <w:pPr>
        <w:rPr>
          <w:noProof/>
          <w:lang w:val="en-GB"/>
        </w:rPr>
      </w:pPr>
      <w:bookmarkStart w:id="75" w:name="_ENREF_10"/>
      <w:r w:rsidRPr="00123156">
        <w:rPr>
          <w:noProof/>
          <w:lang w:val="en-GB"/>
        </w:rPr>
        <w:t xml:space="preserve">[10] Stingl, K., Bartz-Schmidt, K.U., Besch, D., Braun, A., Bruckmann, A., Gekeler, F., Greppmaier, U., Hipp, S., Hörtdörfer, G., Kernstock, C., et al. 2013 </w:t>
      </w:r>
      <w:r w:rsidRPr="00123156">
        <w:rPr>
          <w:i/>
          <w:noProof/>
          <w:lang w:val="en-GB"/>
        </w:rPr>
        <w:t>Artificial vision with wirelessly powered subretinal electronic implant alpha-IMS</w:t>
      </w:r>
      <w:r w:rsidRPr="00123156">
        <w:rPr>
          <w:noProof/>
          <w:lang w:val="en-GB"/>
        </w:rPr>
        <w:t>.</w:t>
      </w:r>
      <w:bookmarkEnd w:id="75"/>
    </w:p>
    <w:p w14:paraId="2EE77694" w14:textId="77777777" w:rsidR="00123156" w:rsidRPr="00123156" w:rsidRDefault="00123156" w:rsidP="00117023">
      <w:pPr>
        <w:rPr>
          <w:noProof/>
          <w:lang w:val="en-GB"/>
        </w:rPr>
      </w:pPr>
      <w:bookmarkStart w:id="76" w:name="_ENREF_11"/>
      <w:r w:rsidRPr="00123156">
        <w:rPr>
          <w:noProof/>
          <w:lang w:val="en-GB"/>
        </w:rPr>
        <w:t xml:space="preserve">[11] Palanker, D., Vankov, A., Huie, P. &amp; Baccus, S. 2005 Design of a high-resolution optoelectronic retinal prosthesis. </w:t>
      </w:r>
      <w:r w:rsidRPr="00123156">
        <w:rPr>
          <w:i/>
          <w:noProof/>
          <w:lang w:val="en-GB"/>
        </w:rPr>
        <w:t>Journal of Neural Engineering</w:t>
      </w:r>
      <w:r w:rsidRPr="00123156">
        <w:rPr>
          <w:noProof/>
          <w:lang w:val="en-GB"/>
        </w:rPr>
        <w:t xml:space="preserve"> </w:t>
      </w:r>
      <w:r w:rsidRPr="00123156">
        <w:rPr>
          <w:b/>
          <w:noProof/>
          <w:lang w:val="en-GB"/>
        </w:rPr>
        <w:t>2</w:t>
      </w:r>
      <w:r w:rsidRPr="00123156">
        <w:rPr>
          <w:noProof/>
          <w:lang w:val="en-GB"/>
        </w:rPr>
        <w:t>, S105.</w:t>
      </w:r>
      <w:bookmarkEnd w:id="76"/>
    </w:p>
    <w:p w14:paraId="663205FA" w14:textId="77777777" w:rsidR="00123156" w:rsidRPr="00123156" w:rsidRDefault="00123156" w:rsidP="00117023">
      <w:pPr>
        <w:rPr>
          <w:noProof/>
          <w:lang w:val="en-GB"/>
        </w:rPr>
      </w:pPr>
      <w:bookmarkStart w:id="77" w:name="_ENREF_12"/>
      <w:r w:rsidRPr="00123156">
        <w:rPr>
          <w:noProof/>
          <w:lang w:val="en-GB"/>
        </w:rPr>
        <w:t xml:space="preserve">[12] Mutter, M., Swietek, N. &amp; Munch, T.A. 2014 Salvaging ruins: reverting blind retinas into functional visual sensors. </w:t>
      </w:r>
      <w:r w:rsidRPr="00123156">
        <w:rPr>
          <w:i/>
          <w:noProof/>
          <w:lang w:val="en-GB"/>
        </w:rPr>
        <w:t>Methods in molecular biology</w:t>
      </w:r>
      <w:r w:rsidRPr="00123156">
        <w:rPr>
          <w:noProof/>
          <w:lang w:val="en-GB"/>
        </w:rPr>
        <w:t xml:space="preserve"> </w:t>
      </w:r>
      <w:r w:rsidRPr="00123156">
        <w:rPr>
          <w:b/>
          <w:noProof/>
          <w:lang w:val="en-GB"/>
        </w:rPr>
        <w:t>1148</w:t>
      </w:r>
      <w:r w:rsidRPr="00123156">
        <w:rPr>
          <w:noProof/>
          <w:lang w:val="en-GB"/>
        </w:rPr>
        <w:t>, 149-160. (doi:10.1007/978-1-4939-0470-9_10).</w:t>
      </w:r>
      <w:bookmarkEnd w:id="77"/>
    </w:p>
    <w:p w14:paraId="105A3B7C" w14:textId="77777777" w:rsidR="00123156" w:rsidRPr="00123156" w:rsidRDefault="00123156" w:rsidP="00117023">
      <w:pPr>
        <w:rPr>
          <w:noProof/>
          <w:lang w:val="en-GB"/>
        </w:rPr>
      </w:pPr>
      <w:bookmarkStart w:id="78" w:name="_ENREF_13"/>
      <w:r w:rsidRPr="00123156">
        <w:rPr>
          <w:noProof/>
          <w:lang w:val="en-GB"/>
        </w:rPr>
        <w:t xml:space="preserve">[13] Lagali, P.S., Balya, D., Awatramani, G.B., Munch, T.A., Kim, D.S., Busskamp, V., Cepko, C.L. &amp; Roska, B. 2008 Light-activated channels targeted to ON bipolar cells restore visual function in retinal degeneration. </w:t>
      </w:r>
      <w:r w:rsidRPr="00123156">
        <w:rPr>
          <w:i/>
          <w:noProof/>
          <w:lang w:val="en-GB"/>
        </w:rPr>
        <w:t>Nat Neurosci</w:t>
      </w:r>
      <w:r w:rsidRPr="00123156">
        <w:rPr>
          <w:noProof/>
          <w:lang w:val="en-GB"/>
        </w:rPr>
        <w:t xml:space="preserve"> </w:t>
      </w:r>
      <w:r w:rsidRPr="00123156">
        <w:rPr>
          <w:b/>
          <w:noProof/>
          <w:lang w:val="en-GB"/>
        </w:rPr>
        <w:t>11</w:t>
      </w:r>
      <w:r w:rsidRPr="00123156">
        <w:rPr>
          <w:noProof/>
          <w:lang w:val="en-GB"/>
        </w:rPr>
        <w:t>, 667-675.</w:t>
      </w:r>
      <w:bookmarkEnd w:id="78"/>
    </w:p>
    <w:p w14:paraId="788D418C" w14:textId="77777777" w:rsidR="00123156" w:rsidRPr="00123156" w:rsidRDefault="00123156" w:rsidP="00117023">
      <w:pPr>
        <w:rPr>
          <w:noProof/>
          <w:lang w:val="en-GB"/>
        </w:rPr>
      </w:pPr>
      <w:bookmarkStart w:id="79" w:name="_ENREF_14"/>
      <w:r w:rsidRPr="00123156">
        <w:rPr>
          <w:noProof/>
          <w:lang w:val="en-GB"/>
        </w:rPr>
        <w:t xml:space="preserve">[14] Zhang, Y., Ivanova, E., Bi, A. &amp; Pan, Z.H. 2009 Ectopic expression of multiple microbial rhodopsins restores ON and OFF light responses in retinas with photoreceptor degeneration. </w:t>
      </w:r>
      <w:r w:rsidRPr="00123156">
        <w:rPr>
          <w:i/>
          <w:noProof/>
          <w:lang w:val="en-GB"/>
        </w:rPr>
        <w:t>The Journal of neuroscience : the official journal of the Society for Neuroscience</w:t>
      </w:r>
      <w:r w:rsidRPr="00123156">
        <w:rPr>
          <w:noProof/>
          <w:lang w:val="en-GB"/>
        </w:rPr>
        <w:t xml:space="preserve"> </w:t>
      </w:r>
      <w:r w:rsidRPr="00123156">
        <w:rPr>
          <w:b/>
          <w:noProof/>
          <w:lang w:val="en-GB"/>
        </w:rPr>
        <w:t>29</w:t>
      </w:r>
      <w:r w:rsidRPr="00123156">
        <w:rPr>
          <w:noProof/>
          <w:lang w:val="en-GB"/>
        </w:rPr>
        <w:t>, 9186-9196. (doi:10.1523/JNEUROSCI.0184-09.2009).</w:t>
      </w:r>
      <w:bookmarkEnd w:id="79"/>
    </w:p>
    <w:p w14:paraId="510AF07C" w14:textId="77777777" w:rsidR="00123156" w:rsidRPr="00123156" w:rsidRDefault="00123156" w:rsidP="00117023">
      <w:pPr>
        <w:rPr>
          <w:noProof/>
          <w:lang w:val="en-GB"/>
        </w:rPr>
      </w:pPr>
      <w:bookmarkStart w:id="80" w:name="_ENREF_15"/>
      <w:r w:rsidRPr="00123156">
        <w:rPr>
          <w:noProof/>
          <w:lang w:val="en-GB"/>
        </w:rPr>
        <w:t xml:space="preserve">[15] Doroudchi, M.M., Greenberg, K.P., Liu, J., Silka, K.A., Boyden, E.S., Lockridge, J.A., Arman, A.C., Janani, R., Boye, S.E., Boye, S.L., et al. 2011 Virally delivered channelrhodopsin-2 safely and effectively restores visual function in multiple mouse models of blindness. </w:t>
      </w:r>
      <w:r w:rsidRPr="00123156">
        <w:rPr>
          <w:i/>
          <w:noProof/>
          <w:lang w:val="en-GB"/>
        </w:rPr>
        <w:t>Molecular therapy : the journal of the American Society of Gene Therapy</w:t>
      </w:r>
      <w:r w:rsidRPr="00123156">
        <w:rPr>
          <w:noProof/>
          <w:lang w:val="en-GB"/>
        </w:rPr>
        <w:t xml:space="preserve"> </w:t>
      </w:r>
      <w:r w:rsidRPr="00123156">
        <w:rPr>
          <w:b/>
          <w:noProof/>
          <w:lang w:val="en-GB"/>
        </w:rPr>
        <w:t>19</w:t>
      </w:r>
      <w:r w:rsidRPr="00123156">
        <w:rPr>
          <w:noProof/>
          <w:lang w:val="en-GB"/>
        </w:rPr>
        <w:t>, 1220-1229. (doi:10.1038/mt.2011.69).</w:t>
      </w:r>
      <w:bookmarkEnd w:id="80"/>
    </w:p>
    <w:p w14:paraId="632ABECD" w14:textId="77777777" w:rsidR="00123156" w:rsidRPr="00123156" w:rsidRDefault="00123156" w:rsidP="00117023">
      <w:pPr>
        <w:rPr>
          <w:noProof/>
          <w:lang w:val="en-GB"/>
        </w:rPr>
      </w:pPr>
      <w:bookmarkStart w:id="81" w:name="_ENREF_16"/>
      <w:r w:rsidRPr="00123156">
        <w:rPr>
          <w:noProof/>
          <w:lang w:val="en-GB"/>
        </w:rPr>
        <w:lastRenderedPageBreak/>
        <w:t xml:space="preserve">[16] Caporale, N., Kolstad, K.D., Lee, T., Tochitsky, I., Dalkara, D., Trauner, D., Kramer, R., Dan, Y., Isacoff, E.Y. &amp; Flannery, J.G. 2011 LiGluR restores visual responses in rodent models of inherited blindness. </w:t>
      </w:r>
      <w:r w:rsidRPr="00123156">
        <w:rPr>
          <w:i/>
          <w:noProof/>
          <w:lang w:val="en-GB"/>
        </w:rPr>
        <w:t>Molecular therapy : the journal of the American Society of Gene Therapy</w:t>
      </w:r>
      <w:r w:rsidRPr="00123156">
        <w:rPr>
          <w:noProof/>
          <w:lang w:val="en-GB"/>
        </w:rPr>
        <w:t xml:space="preserve"> </w:t>
      </w:r>
      <w:r w:rsidRPr="00123156">
        <w:rPr>
          <w:b/>
          <w:noProof/>
          <w:lang w:val="en-GB"/>
        </w:rPr>
        <w:t>19</w:t>
      </w:r>
      <w:r w:rsidRPr="00123156">
        <w:rPr>
          <w:noProof/>
          <w:lang w:val="en-GB"/>
        </w:rPr>
        <w:t>, 1212-1219.</w:t>
      </w:r>
      <w:bookmarkEnd w:id="81"/>
    </w:p>
    <w:p w14:paraId="3B9E05AE" w14:textId="77777777" w:rsidR="00123156" w:rsidRPr="00123156" w:rsidRDefault="00123156" w:rsidP="00117023">
      <w:pPr>
        <w:rPr>
          <w:noProof/>
          <w:lang w:val="en-GB"/>
        </w:rPr>
      </w:pPr>
      <w:bookmarkStart w:id="82" w:name="_ENREF_17"/>
      <w:r w:rsidRPr="00123156">
        <w:rPr>
          <w:noProof/>
          <w:lang w:val="en-GB"/>
        </w:rPr>
        <w:t xml:space="preserve">[17] da Cruz, L., Coley, B.F., Dorn, J., Merlini, F., Filley, E., Christopher, P., Chen, F.K., Wuyyuru, V., Sahel, J., Stanga, P., et al. 2013 The Argus II epiretinal prosthesis system allows letter and word reading and long-term function in patients with profound vision loss. </w:t>
      </w:r>
      <w:r w:rsidRPr="00123156">
        <w:rPr>
          <w:i/>
          <w:noProof/>
          <w:lang w:val="en-GB"/>
        </w:rPr>
        <w:t>The British journal of ophthalmology</w:t>
      </w:r>
      <w:r w:rsidRPr="00123156">
        <w:rPr>
          <w:noProof/>
          <w:lang w:val="en-GB"/>
        </w:rPr>
        <w:t xml:space="preserve"> </w:t>
      </w:r>
      <w:r w:rsidRPr="00123156">
        <w:rPr>
          <w:b/>
          <w:noProof/>
          <w:lang w:val="en-GB"/>
        </w:rPr>
        <w:t>97</w:t>
      </w:r>
      <w:r w:rsidRPr="00123156">
        <w:rPr>
          <w:noProof/>
          <w:lang w:val="en-GB"/>
        </w:rPr>
        <w:t>, 632-636. (doi:10.1136/bjophthalmol-2012-301525).</w:t>
      </w:r>
      <w:bookmarkEnd w:id="82"/>
    </w:p>
    <w:p w14:paraId="3F56984C" w14:textId="77777777" w:rsidR="00123156" w:rsidRPr="00123156" w:rsidRDefault="00123156" w:rsidP="00117023">
      <w:pPr>
        <w:rPr>
          <w:noProof/>
          <w:lang w:val="en-GB"/>
        </w:rPr>
      </w:pPr>
      <w:bookmarkStart w:id="83" w:name="_ENREF_18"/>
      <w:r w:rsidRPr="00123156">
        <w:rPr>
          <w:noProof/>
          <w:lang w:val="en-GB"/>
        </w:rPr>
        <w:t xml:space="preserve">[18] Stingl, K., Bartz-Schmidt, K.U., Besch, D., Gekeler, F., Greppmaier, U., Hortdorfer, G., Koitschev, A., Peters, T., Sachs, H., Wilhelm, B., et al. 2012 [What can blind patients see in daily life with the subretinal Alpha IMS implant? Current overview from the clinical trial in Tubingen]. </w:t>
      </w:r>
      <w:r w:rsidRPr="00123156">
        <w:rPr>
          <w:i/>
          <w:noProof/>
          <w:lang w:val="en-GB"/>
        </w:rPr>
        <w:t>Der Ophthalmologe : Zeitschrift der Deutschen Ophthalmologischen Gesellschaft</w:t>
      </w:r>
      <w:r w:rsidRPr="00123156">
        <w:rPr>
          <w:noProof/>
          <w:lang w:val="en-GB"/>
        </w:rPr>
        <w:t xml:space="preserve"> </w:t>
      </w:r>
      <w:r w:rsidRPr="00123156">
        <w:rPr>
          <w:b/>
          <w:noProof/>
          <w:lang w:val="en-GB"/>
        </w:rPr>
        <w:t>109</w:t>
      </w:r>
      <w:r w:rsidRPr="00123156">
        <w:rPr>
          <w:noProof/>
          <w:lang w:val="en-GB"/>
        </w:rPr>
        <w:t>, 136-141. (doi:10.1007/s00347-011-2479-6).</w:t>
      </w:r>
      <w:bookmarkEnd w:id="83"/>
    </w:p>
    <w:p w14:paraId="2145A362" w14:textId="77777777" w:rsidR="00123156" w:rsidRPr="00123156" w:rsidRDefault="00123156" w:rsidP="00117023">
      <w:pPr>
        <w:rPr>
          <w:noProof/>
          <w:lang w:val="en-GB"/>
        </w:rPr>
      </w:pPr>
      <w:bookmarkStart w:id="84" w:name="_ENREF_19"/>
      <w:r w:rsidRPr="00123156">
        <w:rPr>
          <w:noProof/>
          <w:lang w:val="en-GB"/>
        </w:rPr>
        <w:t xml:space="preserve">[19] Nanduri, D., Fine, I., Horsager, A., Boynton, G.M., Humayun, M.S., Greenberg, R.J. &amp; Weiland, J.D. 2012 Frequency and amplitude modulation have different effects on the percepts elicited by retinal stimulation. </w:t>
      </w:r>
      <w:r w:rsidRPr="00123156">
        <w:rPr>
          <w:i/>
          <w:noProof/>
          <w:lang w:val="en-GB"/>
        </w:rPr>
        <w:t>Invest Ophthalmol Vis Sci</w:t>
      </w:r>
      <w:r w:rsidRPr="00123156">
        <w:rPr>
          <w:noProof/>
          <w:lang w:val="en-GB"/>
        </w:rPr>
        <w:t xml:space="preserve"> </w:t>
      </w:r>
      <w:r w:rsidRPr="00123156">
        <w:rPr>
          <w:b/>
          <w:noProof/>
          <w:lang w:val="en-GB"/>
        </w:rPr>
        <w:t>53</w:t>
      </w:r>
      <w:r w:rsidRPr="00123156">
        <w:rPr>
          <w:noProof/>
          <w:lang w:val="en-GB"/>
        </w:rPr>
        <w:t>, 205-214. (doi:10.1167/iovs.11-8401).</w:t>
      </w:r>
      <w:bookmarkEnd w:id="84"/>
    </w:p>
    <w:p w14:paraId="050345E6" w14:textId="77777777" w:rsidR="00123156" w:rsidRPr="00123156" w:rsidRDefault="00123156" w:rsidP="00117023">
      <w:pPr>
        <w:rPr>
          <w:noProof/>
          <w:lang w:val="en-GB"/>
        </w:rPr>
      </w:pPr>
      <w:bookmarkStart w:id="85" w:name="_ENREF_20"/>
      <w:r w:rsidRPr="00123156">
        <w:rPr>
          <w:noProof/>
          <w:lang w:val="en-GB"/>
        </w:rPr>
        <w:t xml:space="preserve">[20] Horsager, A., Greenwald, S.H., Weiland, J.D., Humayun, M.S., Greenberg, R.J., McMahon, M.J., Boynton, G.M. &amp; Fine, I. 2009 Predicting visual sensitivity in retinal prosthesis patients. </w:t>
      </w:r>
      <w:r w:rsidRPr="00123156">
        <w:rPr>
          <w:i/>
          <w:noProof/>
          <w:lang w:val="en-GB"/>
        </w:rPr>
        <w:t>Invest Ophthalmol Vis Sci</w:t>
      </w:r>
      <w:r w:rsidRPr="00123156">
        <w:rPr>
          <w:noProof/>
          <w:lang w:val="en-GB"/>
        </w:rPr>
        <w:t xml:space="preserve"> </w:t>
      </w:r>
      <w:r w:rsidRPr="00123156">
        <w:rPr>
          <w:b/>
          <w:noProof/>
          <w:lang w:val="en-GB"/>
        </w:rPr>
        <w:t>50</w:t>
      </w:r>
      <w:r w:rsidRPr="00123156">
        <w:rPr>
          <w:noProof/>
          <w:lang w:val="en-GB"/>
        </w:rPr>
        <w:t>, 1483-1491. (doi:10.1167/iovs.08-2595).</w:t>
      </w:r>
      <w:bookmarkEnd w:id="85"/>
    </w:p>
    <w:p w14:paraId="4F1ABBD4" w14:textId="77777777" w:rsidR="00123156" w:rsidRPr="00123156" w:rsidRDefault="00123156" w:rsidP="00117023">
      <w:pPr>
        <w:rPr>
          <w:noProof/>
          <w:lang w:val="en-GB"/>
        </w:rPr>
      </w:pPr>
      <w:bookmarkStart w:id="86" w:name="_ENREF_21"/>
      <w:r w:rsidRPr="00123156">
        <w:rPr>
          <w:noProof/>
          <w:lang w:val="en-GB"/>
        </w:rPr>
        <w:t xml:space="preserve">[21] Horsager, A., Boynton, G.M., Greenberg, R.J. &amp; Fine, I. 2011 Temporal interactions during paired-electrode stimulation in two retinal prosthesis subjects. </w:t>
      </w:r>
      <w:r w:rsidRPr="00123156">
        <w:rPr>
          <w:i/>
          <w:noProof/>
          <w:lang w:val="en-GB"/>
        </w:rPr>
        <w:t>Invest Ophthalmol Vis Sci</w:t>
      </w:r>
      <w:r w:rsidRPr="00123156">
        <w:rPr>
          <w:noProof/>
          <w:lang w:val="en-GB"/>
        </w:rPr>
        <w:t xml:space="preserve"> </w:t>
      </w:r>
      <w:r w:rsidRPr="00123156">
        <w:rPr>
          <w:b/>
          <w:noProof/>
          <w:lang w:val="en-GB"/>
        </w:rPr>
        <w:t>52</w:t>
      </w:r>
      <w:r w:rsidRPr="00123156">
        <w:rPr>
          <w:noProof/>
          <w:lang w:val="en-GB"/>
        </w:rPr>
        <w:t>, 549-557. (doi:10.1167/iovs.10-5282).</w:t>
      </w:r>
      <w:bookmarkEnd w:id="86"/>
    </w:p>
    <w:p w14:paraId="21305821" w14:textId="77777777" w:rsidR="00123156" w:rsidRPr="00123156" w:rsidRDefault="00123156" w:rsidP="00117023">
      <w:pPr>
        <w:rPr>
          <w:noProof/>
          <w:lang w:val="en-GB"/>
        </w:rPr>
      </w:pPr>
      <w:bookmarkStart w:id="87" w:name="_ENREF_22"/>
      <w:r w:rsidRPr="00123156">
        <w:rPr>
          <w:noProof/>
          <w:lang w:val="en-GB"/>
        </w:rPr>
        <w:t xml:space="preserve">[22] Horsager, A., Greenberg, R.J. &amp; Fine, I. 2010 Spatiotemporal interactions in retinal prosthesis subjects. </w:t>
      </w:r>
      <w:r w:rsidRPr="00123156">
        <w:rPr>
          <w:i/>
          <w:noProof/>
          <w:lang w:val="en-GB"/>
        </w:rPr>
        <w:t>Invest Ophthalmol Vis Sci</w:t>
      </w:r>
      <w:r w:rsidRPr="00123156">
        <w:rPr>
          <w:noProof/>
          <w:lang w:val="en-GB"/>
        </w:rPr>
        <w:t xml:space="preserve"> </w:t>
      </w:r>
      <w:r w:rsidRPr="00123156">
        <w:rPr>
          <w:b/>
          <w:noProof/>
          <w:lang w:val="en-GB"/>
        </w:rPr>
        <w:t>51</w:t>
      </w:r>
      <w:r w:rsidRPr="00123156">
        <w:rPr>
          <w:noProof/>
          <w:lang w:val="en-GB"/>
        </w:rPr>
        <w:t>, 1223-1233. (doi:10.1167/iovs.09-3746).</w:t>
      </w:r>
      <w:bookmarkEnd w:id="87"/>
    </w:p>
    <w:p w14:paraId="5308CDC0" w14:textId="77777777" w:rsidR="00123156" w:rsidRPr="00123156" w:rsidRDefault="00123156" w:rsidP="00117023">
      <w:pPr>
        <w:rPr>
          <w:noProof/>
          <w:lang w:val="en-GB"/>
        </w:rPr>
      </w:pPr>
      <w:bookmarkStart w:id="88" w:name="_ENREF_23"/>
      <w:r w:rsidRPr="00123156">
        <w:rPr>
          <w:noProof/>
          <w:lang w:val="en-GB"/>
        </w:rPr>
        <w:lastRenderedPageBreak/>
        <w:t xml:space="preserve">[23] Greenwald, S.H., Horsager, A., Humayun, M.S., Greenberg, R.J., McMahon, M.J. &amp; Fine, I. 2009 Brightness as a function of current amplitude in human retinal electrical stimulation. </w:t>
      </w:r>
      <w:r w:rsidRPr="00123156">
        <w:rPr>
          <w:i/>
          <w:noProof/>
          <w:lang w:val="en-GB"/>
        </w:rPr>
        <w:t>Invest Ophthalmol Vis Sci</w:t>
      </w:r>
      <w:r w:rsidRPr="00123156">
        <w:rPr>
          <w:noProof/>
          <w:lang w:val="en-GB"/>
        </w:rPr>
        <w:t xml:space="preserve"> </w:t>
      </w:r>
      <w:r w:rsidRPr="00123156">
        <w:rPr>
          <w:b/>
          <w:noProof/>
          <w:lang w:val="en-GB"/>
        </w:rPr>
        <w:t>50</w:t>
      </w:r>
      <w:r w:rsidRPr="00123156">
        <w:rPr>
          <w:noProof/>
          <w:lang w:val="en-GB"/>
        </w:rPr>
        <w:t>, 5017-5025. (doi:10.1167/iovs.08-2897).</w:t>
      </w:r>
      <w:bookmarkEnd w:id="88"/>
    </w:p>
    <w:p w14:paraId="66AFAC79" w14:textId="77777777" w:rsidR="00123156" w:rsidRPr="00123156" w:rsidRDefault="00123156" w:rsidP="00117023">
      <w:pPr>
        <w:rPr>
          <w:noProof/>
          <w:lang w:val="en-GB"/>
        </w:rPr>
      </w:pPr>
      <w:bookmarkStart w:id="89" w:name="_ENREF_24"/>
      <w:r w:rsidRPr="00123156">
        <w:rPr>
          <w:noProof/>
          <w:lang w:val="en-GB"/>
        </w:rPr>
        <w:t xml:space="preserve">[24] de Balthasar, C., Patel, S., Roy, A., Freda, R., Greenwald, S., Horsager, A., Mahadevappa, M., Yanai, D., McMahon, M.J., Humayun, M.S., et al. 2008 Factors affecting perceptual thresholds in epiretinal prostheses. </w:t>
      </w:r>
      <w:r w:rsidRPr="00123156">
        <w:rPr>
          <w:i/>
          <w:noProof/>
          <w:lang w:val="en-GB"/>
        </w:rPr>
        <w:t>Invest Ophthalmol Vis Sci</w:t>
      </w:r>
      <w:r w:rsidRPr="00123156">
        <w:rPr>
          <w:noProof/>
          <w:lang w:val="en-GB"/>
        </w:rPr>
        <w:t xml:space="preserve"> </w:t>
      </w:r>
      <w:r w:rsidRPr="00123156">
        <w:rPr>
          <w:b/>
          <w:noProof/>
          <w:lang w:val="en-GB"/>
        </w:rPr>
        <w:t>49</w:t>
      </w:r>
      <w:r w:rsidRPr="00123156">
        <w:rPr>
          <w:noProof/>
          <w:lang w:val="en-GB"/>
        </w:rPr>
        <w:t>, 2303-2314. (doi:10.1167/iovs.07-0696).</w:t>
      </w:r>
      <w:bookmarkEnd w:id="89"/>
    </w:p>
    <w:p w14:paraId="2499393D" w14:textId="77777777" w:rsidR="00123156" w:rsidRPr="00123156" w:rsidRDefault="00123156" w:rsidP="00117023">
      <w:pPr>
        <w:rPr>
          <w:noProof/>
          <w:lang w:val="en-GB"/>
        </w:rPr>
      </w:pPr>
      <w:bookmarkStart w:id="90" w:name="_ENREF_25"/>
      <w:r w:rsidRPr="00123156">
        <w:rPr>
          <w:noProof/>
          <w:lang w:val="en-GB"/>
        </w:rPr>
        <w:t xml:space="preserve">[25] Nirenberg, S. &amp; Pandarinath, C. 2012 Retinal prosthetic strategy with the capacity to restore normal vision. </w:t>
      </w:r>
      <w:r w:rsidRPr="00123156">
        <w:rPr>
          <w:i/>
          <w:noProof/>
          <w:lang w:val="en-GB"/>
        </w:rPr>
        <w:t>Proc Natl Acad Sci U S A</w:t>
      </w:r>
      <w:r w:rsidRPr="00123156">
        <w:rPr>
          <w:noProof/>
          <w:lang w:val="en-GB"/>
        </w:rPr>
        <w:t xml:space="preserve"> </w:t>
      </w:r>
      <w:r w:rsidRPr="00123156">
        <w:rPr>
          <w:b/>
          <w:noProof/>
          <w:lang w:val="en-GB"/>
        </w:rPr>
        <w:t>109</w:t>
      </w:r>
      <w:r w:rsidRPr="00123156">
        <w:rPr>
          <w:noProof/>
          <w:lang w:val="en-GB"/>
        </w:rPr>
        <w:t>, 15012-15017. (doi:10.1073/pnas.1207035109).</w:t>
      </w:r>
      <w:bookmarkEnd w:id="90"/>
    </w:p>
    <w:p w14:paraId="16A8499E" w14:textId="77777777" w:rsidR="00123156" w:rsidRPr="00123156" w:rsidRDefault="00123156" w:rsidP="00117023">
      <w:pPr>
        <w:rPr>
          <w:noProof/>
          <w:lang w:val="en-GB"/>
        </w:rPr>
      </w:pPr>
      <w:bookmarkStart w:id="91" w:name="_ENREF_26"/>
      <w:r w:rsidRPr="00123156">
        <w:rPr>
          <w:noProof/>
          <w:lang w:val="en-GB"/>
        </w:rPr>
        <w:t xml:space="preserve">[26] Rubinstein, J.T. 2004 How cochlear implants encode speech. </w:t>
      </w:r>
      <w:r w:rsidRPr="00123156">
        <w:rPr>
          <w:i/>
          <w:noProof/>
          <w:lang w:val="en-GB"/>
        </w:rPr>
        <w:t>Curr Opin Otolaryngol Head Neck Surg</w:t>
      </w:r>
      <w:r w:rsidRPr="00123156">
        <w:rPr>
          <w:noProof/>
          <w:lang w:val="en-GB"/>
        </w:rPr>
        <w:t xml:space="preserve"> </w:t>
      </w:r>
      <w:r w:rsidRPr="00123156">
        <w:rPr>
          <w:b/>
          <w:noProof/>
          <w:lang w:val="en-GB"/>
        </w:rPr>
        <w:t>12</w:t>
      </w:r>
      <w:r w:rsidRPr="00123156">
        <w:rPr>
          <w:noProof/>
          <w:lang w:val="en-GB"/>
        </w:rPr>
        <w:t>, 444-448.</w:t>
      </w:r>
      <w:bookmarkEnd w:id="91"/>
    </w:p>
    <w:p w14:paraId="17E23C5D" w14:textId="77777777" w:rsidR="00123156" w:rsidRPr="00123156" w:rsidRDefault="00123156" w:rsidP="00117023">
      <w:pPr>
        <w:rPr>
          <w:noProof/>
          <w:lang w:val="en-GB"/>
        </w:rPr>
      </w:pPr>
      <w:bookmarkStart w:id="92" w:name="_ENREF_27"/>
      <w:r w:rsidRPr="00123156">
        <w:rPr>
          <w:noProof/>
          <w:lang w:val="en-GB"/>
        </w:rPr>
        <w:t xml:space="preserve">[27] Shannon, R.V. 2012 Advances in Auditory Prostheses. </w:t>
      </w:r>
      <w:r w:rsidRPr="00123156">
        <w:rPr>
          <w:i/>
          <w:noProof/>
          <w:lang w:val="en-GB"/>
        </w:rPr>
        <w:t>Current opinion in neurology</w:t>
      </w:r>
      <w:r w:rsidRPr="00123156">
        <w:rPr>
          <w:noProof/>
          <w:lang w:val="en-GB"/>
        </w:rPr>
        <w:t xml:space="preserve"> </w:t>
      </w:r>
      <w:r w:rsidRPr="00123156">
        <w:rPr>
          <w:b/>
          <w:noProof/>
          <w:lang w:val="en-GB"/>
        </w:rPr>
        <w:t>25</w:t>
      </w:r>
      <w:r w:rsidRPr="00123156">
        <w:rPr>
          <w:noProof/>
          <w:lang w:val="en-GB"/>
        </w:rPr>
        <w:t>, 61-66. (doi:10.1097/WCO.0b013e32834ef878).</w:t>
      </w:r>
      <w:bookmarkEnd w:id="92"/>
    </w:p>
    <w:p w14:paraId="108F5F7C" w14:textId="77777777" w:rsidR="00123156" w:rsidRPr="00123156" w:rsidRDefault="00123156" w:rsidP="00117023">
      <w:pPr>
        <w:rPr>
          <w:noProof/>
          <w:lang w:val="en-GB"/>
        </w:rPr>
      </w:pPr>
      <w:bookmarkStart w:id="93" w:name="_ENREF_28"/>
      <w:r w:rsidRPr="00123156">
        <w:rPr>
          <w:noProof/>
          <w:lang w:val="en-GB"/>
        </w:rPr>
        <w:t xml:space="preserve">[28] Pillow, J.W., Shlens, J., Paninski, L., Sher, A., Litke, A.M., Chichilnisky, E.J. &amp; Simoncelli, E.P. 2008 Spatio-temporal correlations and visual signalling in a complete neuronal population. </w:t>
      </w:r>
      <w:r w:rsidRPr="00123156">
        <w:rPr>
          <w:i/>
          <w:noProof/>
          <w:lang w:val="en-GB"/>
        </w:rPr>
        <w:t>Nature</w:t>
      </w:r>
      <w:r w:rsidRPr="00123156">
        <w:rPr>
          <w:noProof/>
          <w:lang w:val="en-GB"/>
        </w:rPr>
        <w:t xml:space="preserve"> </w:t>
      </w:r>
      <w:r w:rsidRPr="00123156">
        <w:rPr>
          <w:b/>
          <w:noProof/>
          <w:lang w:val="en-GB"/>
        </w:rPr>
        <w:t>454</w:t>
      </w:r>
      <w:r w:rsidRPr="00123156">
        <w:rPr>
          <w:noProof/>
          <w:lang w:val="en-GB"/>
        </w:rPr>
        <w:t>, 995-999. (doi:10.1038/nature07140).</w:t>
      </w:r>
      <w:bookmarkEnd w:id="93"/>
    </w:p>
    <w:p w14:paraId="3F9293EC" w14:textId="77777777" w:rsidR="00123156" w:rsidRPr="00123156" w:rsidRDefault="00123156" w:rsidP="00117023">
      <w:pPr>
        <w:rPr>
          <w:noProof/>
          <w:lang w:val="en-GB"/>
        </w:rPr>
      </w:pPr>
      <w:bookmarkStart w:id="94" w:name="_ENREF_29"/>
      <w:r w:rsidRPr="00123156">
        <w:rPr>
          <w:noProof/>
          <w:lang w:val="en-GB"/>
        </w:rPr>
        <w:t xml:space="preserve">[29] Pillow, J.W., Paninski, L., Uzzell, V.J., Simoncelli, E.P. &amp; Chichilnisky, E.J. 2005 Prediction and decoding of retinal ganglion cell responses with a probabilistic spiking model. </w:t>
      </w:r>
      <w:r w:rsidRPr="00123156">
        <w:rPr>
          <w:i/>
          <w:noProof/>
          <w:lang w:val="en-GB"/>
        </w:rPr>
        <w:t>J Neurosci</w:t>
      </w:r>
      <w:r w:rsidRPr="00123156">
        <w:rPr>
          <w:noProof/>
          <w:lang w:val="en-GB"/>
        </w:rPr>
        <w:t xml:space="preserve"> </w:t>
      </w:r>
      <w:r w:rsidRPr="00123156">
        <w:rPr>
          <w:b/>
          <w:noProof/>
          <w:lang w:val="en-GB"/>
        </w:rPr>
        <w:t>25</w:t>
      </w:r>
      <w:r w:rsidRPr="00123156">
        <w:rPr>
          <w:noProof/>
          <w:lang w:val="en-GB"/>
        </w:rPr>
        <w:t>, 11003-11013.</w:t>
      </w:r>
      <w:bookmarkEnd w:id="94"/>
    </w:p>
    <w:p w14:paraId="7289D245" w14:textId="77777777" w:rsidR="00123156" w:rsidRPr="00123156" w:rsidRDefault="00123156" w:rsidP="00117023">
      <w:pPr>
        <w:rPr>
          <w:noProof/>
          <w:lang w:val="en-GB"/>
        </w:rPr>
      </w:pPr>
      <w:bookmarkStart w:id="95" w:name="_ENREF_30"/>
      <w:r w:rsidRPr="00123156">
        <w:rPr>
          <w:noProof/>
          <w:lang w:val="en-GB"/>
        </w:rPr>
        <w:t xml:space="preserve">[30] Keat, J., Reinagel, P., Reid, R.C. &amp; Meister, M. 2001 Predicting every spike: a model for the responses of visual neurons. </w:t>
      </w:r>
      <w:r w:rsidRPr="00123156">
        <w:rPr>
          <w:i/>
          <w:noProof/>
          <w:lang w:val="en-GB"/>
        </w:rPr>
        <w:t>Neuron</w:t>
      </w:r>
      <w:r w:rsidRPr="00123156">
        <w:rPr>
          <w:noProof/>
          <w:lang w:val="en-GB"/>
        </w:rPr>
        <w:t xml:space="preserve"> </w:t>
      </w:r>
      <w:r w:rsidRPr="00123156">
        <w:rPr>
          <w:b/>
          <w:noProof/>
          <w:lang w:val="en-GB"/>
        </w:rPr>
        <w:t>30</w:t>
      </w:r>
      <w:r w:rsidRPr="00123156">
        <w:rPr>
          <w:noProof/>
          <w:lang w:val="en-GB"/>
        </w:rPr>
        <w:t>, 803-817.</w:t>
      </w:r>
      <w:bookmarkEnd w:id="95"/>
    </w:p>
    <w:p w14:paraId="24107D01" w14:textId="78FD0B78" w:rsidR="00123156" w:rsidRPr="00123156" w:rsidRDefault="00123156" w:rsidP="00117023">
      <w:pPr>
        <w:rPr>
          <w:noProof/>
          <w:lang w:val="en-GB"/>
        </w:rPr>
      </w:pPr>
      <w:bookmarkStart w:id="96" w:name="_ENREF_31"/>
      <w:r w:rsidRPr="00123156">
        <w:rPr>
          <w:noProof/>
          <w:lang w:val="en-GB"/>
        </w:rPr>
        <w:t xml:space="preserve">[31] Rodieck, R.W. 1998 </w:t>
      </w:r>
      <w:r w:rsidRPr="00123156">
        <w:rPr>
          <w:i/>
          <w:noProof/>
          <w:lang w:val="en-GB"/>
        </w:rPr>
        <w:t>The first steps in seeing</w:t>
      </w:r>
      <w:r w:rsidRPr="00123156">
        <w:rPr>
          <w:noProof/>
          <w:lang w:val="en-GB"/>
        </w:rPr>
        <w:t>. Sunderland, Mass., Sinauer Associates</w:t>
      </w:r>
      <w:r w:rsidR="00117023">
        <w:rPr>
          <w:noProof/>
          <w:lang w:val="en-GB"/>
        </w:rPr>
        <w:t>.</w:t>
      </w:r>
      <w:bookmarkEnd w:id="96"/>
    </w:p>
    <w:p w14:paraId="62D88620" w14:textId="0EDE11EC" w:rsidR="00123156" w:rsidRPr="00123156" w:rsidRDefault="00123156" w:rsidP="00117023">
      <w:pPr>
        <w:rPr>
          <w:noProof/>
          <w:lang w:val="en-GB"/>
        </w:rPr>
      </w:pPr>
      <w:bookmarkStart w:id="97" w:name="_ENREF_32"/>
      <w:r w:rsidRPr="00123156">
        <w:rPr>
          <w:noProof/>
          <w:lang w:val="en-GB"/>
        </w:rPr>
        <w:t xml:space="preserve">[32] Dacey, D. 2004 20 Origins of Perception: Retinal Ganglion Cell Diversity and the Creation of Parallel Visual Pathways. In </w:t>
      </w:r>
      <w:r w:rsidRPr="00123156">
        <w:rPr>
          <w:i/>
          <w:noProof/>
          <w:lang w:val="en-GB"/>
        </w:rPr>
        <w:t>The Cognitive Neurosciences Iii</w:t>
      </w:r>
      <w:r w:rsidRPr="00123156">
        <w:rPr>
          <w:noProof/>
          <w:lang w:val="en-GB"/>
        </w:rPr>
        <w:t xml:space="preserve"> (ed. M.S. Gazzaniga), p. 281, M</w:t>
      </w:r>
      <w:r w:rsidR="00117023">
        <w:rPr>
          <w:noProof/>
          <w:lang w:val="en-GB"/>
        </w:rPr>
        <w:t>IT</w:t>
      </w:r>
      <w:r w:rsidRPr="00123156">
        <w:rPr>
          <w:noProof/>
          <w:lang w:val="en-GB"/>
        </w:rPr>
        <w:t xml:space="preserve"> Press.</w:t>
      </w:r>
      <w:bookmarkEnd w:id="97"/>
    </w:p>
    <w:p w14:paraId="03058A9A" w14:textId="77777777" w:rsidR="00123156" w:rsidRPr="00123156" w:rsidRDefault="00123156" w:rsidP="00117023">
      <w:pPr>
        <w:rPr>
          <w:noProof/>
          <w:lang w:val="en-GB"/>
        </w:rPr>
      </w:pPr>
      <w:bookmarkStart w:id="98" w:name="_ENREF_33"/>
      <w:r w:rsidRPr="00123156">
        <w:rPr>
          <w:noProof/>
          <w:lang w:val="en-GB"/>
        </w:rPr>
        <w:lastRenderedPageBreak/>
        <w:t xml:space="preserve">[33] DeVries, S.H. 2000 Bipolar Cells Use Kainate and AMPA Receptors to Filter Visual Information into Separate Channels. </w:t>
      </w:r>
      <w:r w:rsidRPr="00123156">
        <w:rPr>
          <w:i/>
          <w:noProof/>
          <w:lang w:val="en-GB"/>
        </w:rPr>
        <w:t>Neuron</w:t>
      </w:r>
      <w:r w:rsidRPr="00123156">
        <w:rPr>
          <w:noProof/>
          <w:lang w:val="en-GB"/>
        </w:rPr>
        <w:t xml:space="preserve"> </w:t>
      </w:r>
      <w:r w:rsidRPr="00123156">
        <w:rPr>
          <w:b/>
          <w:noProof/>
          <w:lang w:val="en-GB"/>
        </w:rPr>
        <w:t>28</w:t>
      </w:r>
      <w:r w:rsidRPr="00123156">
        <w:rPr>
          <w:noProof/>
          <w:lang w:val="en-GB"/>
        </w:rPr>
        <w:t>, 847-856. (doi:10.1016/s0896-6273(00)00158-6).</w:t>
      </w:r>
      <w:bookmarkEnd w:id="98"/>
    </w:p>
    <w:p w14:paraId="10111695" w14:textId="77777777" w:rsidR="00123156" w:rsidRPr="00123156" w:rsidRDefault="00123156" w:rsidP="00117023">
      <w:pPr>
        <w:rPr>
          <w:noProof/>
          <w:lang w:val="en-GB"/>
        </w:rPr>
      </w:pPr>
      <w:bookmarkStart w:id="99" w:name="_ENREF_34"/>
      <w:r w:rsidRPr="00123156">
        <w:rPr>
          <w:noProof/>
          <w:lang w:val="en-GB"/>
        </w:rPr>
        <w:t xml:space="preserve">[34] Winter, I.M., Robertson, D. &amp; Yates, G.K. 1990 Diversity of characteristic frequency rate-intensity functions in guinea pig auditory nerve fibres. </w:t>
      </w:r>
      <w:r w:rsidRPr="00123156">
        <w:rPr>
          <w:i/>
          <w:noProof/>
          <w:lang w:val="en-GB"/>
        </w:rPr>
        <w:t>Hear Res</w:t>
      </w:r>
      <w:r w:rsidRPr="00123156">
        <w:rPr>
          <w:noProof/>
          <w:lang w:val="en-GB"/>
        </w:rPr>
        <w:t xml:space="preserve"> </w:t>
      </w:r>
      <w:r w:rsidRPr="00123156">
        <w:rPr>
          <w:b/>
          <w:noProof/>
          <w:lang w:val="en-GB"/>
        </w:rPr>
        <w:t>45</w:t>
      </w:r>
      <w:r w:rsidRPr="00123156">
        <w:rPr>
          <w:noProof/>
          <w:lang w:val="en-GB"/>
        </w:rPr>
        <w:t>, 191-202.</w:t>
      </w:r>
      <w:bookmarkEnd w:id="99"/>
    </w:p>
    <w:p w14:paraId="7DC998AB" w14:textId="77777777" w:rsidR="00123156" w:rsidRPr="00123156" w:rsidRDefault="00123156" w:rsidP="00117023">
      <w:pPr>
        <w:rPr>
          <w:noProof/>
          <w:lang w:val="en-GB"/>
        </w:rPr>
      </w:pPr>
      <w:bookmarkStart w:id="100" w:name="_ENREF_35"/>
      <w:r w:rsidRPr="00123156">
        <w:rPr>
          <w:noProof/>
          <w:lang w:val="en-GB"/>
        </w:rPr>
        <w:t xml:space="preserve">[35] Heil, P., Neubauer, H. &amp; Irvine, D.R.F. 2011 An improved model for the rate-level functions of auditory-nerve fibers. </w:t>
      </w:r>
      <w:r w:rsidRPr="00123156">
        <w:rPr>
          <w:i/>
          <w:noProof/>
          <w:lang w:val="en-GB"/>
        </w:rPr>
        <w:t>Journal of Neuroscience</w:t>
      </w:r>
      <w:r w:rsidRPr="00123156">
        <w:rPr>
          <w:noProof/>
          <w:lang w:val="en-GB"/>
        </w:rPr>
        <w:t xml:space="preserve"> </w:t>
      </w:r>
      <w:r w:rsidRPr="00123156">
        <w:rPr>
          <w:b/>
          <w:noProof/>
          <w:lang w:val="en-GB"/>
        </w:rPr>
        <w:t>31</w:t>
      </w:r>
      <w:r w:rsidRPr="00123156">
        <w:rPr>
          <w:noProof/>
          <w:lang w:val="en-GB"/>
        </w:rPr>
        <w:t>, 15424-15437.</w:t>
      </w:r>
      <w:bookmarkEnd w:id="100"/>
    </w:p>
    <w:p w14:paraId="086A2E30" w14:textId="77777777" w:rsidR="00123156" w:rsidRPr="00123156" w:rsidRDefault="00123156" w:rsidP="00117023">
      <w:pPr>
        <w:rPr>
          <w:noProof/>
          <w:lang w:val="en-GB"/>
        </w:rPr>
      </w:pPr>
      <w:bookmarkStart w:id="101" w:name="_ENREF_36"/>
      <w:r w:rsidRPr="00123156">
        <w:rPr>
          <w:noProof/>
          <w:lang w:val="en-GB"/>
        </w:rPr>
        <w:t xml:space="preserve">[36] Field, G.D., Gauthier, J.L., Sher, A., Greschner, M., Machado, T.A., Jepson, L.H., Shlens, J., Gunning, D.E., Mathieson, K., Dabrowski, W., et al. 2010 Functional connectivity in the retina at the resolution of photoreceptors. </w:t>
      </w:r>
      <w:r w:rsidRPr="00123156">
        <w:rPr>
          <w:i/>
          <w:noProof/>
          <w:lang w:val="en-GB"/>
        </w:rPr>
        <w:t>Nature</w:t>
      </w:r>
      <w:r w:rsidRPr="00123156">
        <w:rPr>
          <w:noProof/>
          <w:lang w:val="en-GB"/>
        </w:rPr>
        <w:t xml:space="preserve"> </w:t>
      </w:r>
      <w:r w:rsidRPr="00123156">
        <w:rPr>
          <w:b/>
          <w:noProof/>
          <w:lang w:val="en-GB"/>
        </w:rPr>
        <w:t>467</w:t>
      </w:r>
      <w:r w:rsidRPr="00123156">
        <w:rPr>
          <w:noProof/>
          <w:lang w:val="en-GB"/>
        </w:rPr>
        <w:t>, 673-677.</w:t>
      </w:r>
      <w:bookmarkEnd w:id="101"/>
    </w:p>
    <w:p w14:paraId="39647459" w14:textId="77777777" w:rsidR="00123156" w:rsidRPr="00123156" w:rsidRDefault="00123156" w:rsidP="00117023">
      <w:pPr>
        <w:rPr>
          <w:noProof/>
          <w:lang w:val="en-GB"/>
        </w:rPr>
      </w:pPr>
      <w:bookmarkStart w:id="102" w:name="_ENREF_37"/>
      <w:r w:rsidRPr="00123156">
        <w:rPr>
          <w:noProof/>
          <w:lang w:val="en-GB"/>
        </w:rPr>
        <w:t xml:space="preserve">[37] Frechette, E.S., Sher, A., Grivich, M.I., Petrusca, D., Litke, A.M. &amp; Chichilnisky, E.J. 2005 Fidelity of the ensemble code for visual motion in primate retina. </w:t>
      </w:r>
      <w:r w:rsidRPr="00123156">
        <w:rPr>
          <w:i/>
          <w:noProof/>
          <w:lang w:val="en-GB"/>
        </w:rPr>
        <w:t>J Neurophysiol</w:t>
      </w:r>
      <w:r w:rsidRPr="00123156">
        <w:rPr>
          <w:noProof/>
          <w:lang w:val="en-GB"/>
        </w:rPr>
        <w:t xml:space="preserve"> </w:t>
      </w:r>
      <w:r w:rsidRPr="00123156">
        <w:rPr>
          <w:b/>
          <w:noProof/>
          <w:lang w:val="en-GB"/>
        </w:rPr>
        <w:t>94</w:t>
      </w:r>
      <w:r w:rsidRPr="00123156">
        <w:rPr>
          <w:noProof/>
          <w:lang w:val="en-GB"/>
        </w:rPr>
        <w:t>, 119-135.</w:t>
      </w:r>
      <w:bookmarkEnd w:id="102"/>
    </w:p>
    <w:p w14:paraId="40133FFC" w14:textId="77777777" w:rsidR="00123156" w:rsidRPr="00123156" w:rsidRDefault="00123156" w:rsidP="00117023">
      <w:pPr>
        <w:rPr>
          <w:noProof/>
          <w:lang w:val="en-GB"/>
        </w:rPr>
      </w:pPr>
      <w:bookmarkStart w:id="103" w:name="_ENREF_38"/>
      <w:r w:rsidRPr="00123156">
        <w:rPr>
          <w:noProof/>
          <w:lang w:val="en-GB"/>
        </w:rPr>
        <w:t xml:space="preserve">[38] Devries, S.H. &amp; Baylor, D.A. 1997 Mosaic arrangement of ganglion cell receptive fields in rabbit retina. </w:t>
      </w:r>
      <w:r w:rsidRPr="00123156">
        <w:rPr>
          <w:i/>
          <w:noProof/>
          <w:lang w:val="en-GB"/>
        </w:rPr>
        <w:t>J Neurophysiol</w:t>
      </w:r>
      <w:r w:rsidRPr="00123156">
        <w:rPr>
          <w:noProof/>
          <w:lang w:val="en-GB"/>
        </w:rPr>
        <w:t xml:space="preserve"> </w:t>
      </w:r>
      <w:r w:rsidRPr="00123156">
        <w:rPr>
          <w:b/>
          <w:noProof/>
          <w:lang w:val="en-GB"/>
        </w:rPr>
        <w:t>78</w:t>
      </w:r>
      <w:r w:rsidRPr="00123156">
        <w:rPr>
          <w:noProof/>
          <w:lang w:val="en-GB"/>
        </w:rPr>
        <w:t>, 2048-2060.</w:t>
      </w:r>
      <w:bookmarkEnd w:id="103"/>
    </w:p>
    <w:p w14:paraId="077FEFB7" w14:textId="77777777" w:rsidR="00123156" w:rsidRPr="00123156" w:rsidRDefault="00123156" w:rsidP="00117023">
      <w:pPr>
        <w:rPr>
          <w:noProof/>
          <w:lang w:val="en-GB"/>
        </w:rPr>
      </w:pPr>
      <w:bookmarkStart w:id="104" w:name="_ENREF_39"/>
      <w:r w:rsidRPr="00123156">
        <w:rPr>
          <w:noProof/>
          <w:lang w:val="en-GB"/>
        </w:rPr>
        <w:t xml:space="preserve">[39] Wassle, H., Peichl, L. &amp; Boycott, B.B. 1981 Dendritic territories of cat retinal ganglion cells. </w:t>
      </w:r>
      <w:r w:rsidRPr="00123156">
        <w:rPr>
          <w:i/>
          <w:noProof/>
          <w:lang w:val="en-GB"/>
        </w:rPr>
        <w:t>Nature</w:t>
      </w:r>
      <w:r w:rsidRPr="00123156">
        <w:rPr>
          <w:noProof/>
          <w:lang w:val="en-GB"/>
        </w:rPr>
        <w:t xml:space="preserve"> </w:t>
      </w:r>
      <w:r w:rsidRPr="00123156">
        <w:rPr>
          <w:b/>
          <w:noProof/>
          <w:lang w:val="en-GB"/>
        </w:rPr>
        <w:t>292</w:t>
      </w:r>
      <w:r w:rsidRPr="00123156">
        <w:rPr>
          <w:noProof/>
          <w:lang w:val="en-GB"/>
        </w:rPr>
        <w:t>, 344-345.</w:t>
      </w:r>
      <w:bookmarkEnd w:id="104"/>
    </w:p>
    <w:p w14:paraId="682A97C9" w14:textId="77777777" w:rsidR="00123156" w:rsidRPr="00123156" w:rsidRDefault="00123156" w:rsidP="00117023">
      <w:pPr>
        <w:rPr>
          <w:noProof/>
          <w:lang w:val="en-GB"/>
        </w:rPr>
      </w:pPr>
      <w:bookmarkStart w:id="105" w:name="_ENREF_40"/>
      <w:r w:rsidRPr="00123156">
        <w:rPr>
          <w:noProof/>
          <w:lang w:val="en-GB"/>
        </w:rPr>
        <w:t xml:space="preserve">[40] Callaway, E.M. 2005 Structure and function of parallel pathways in the primate early visual system. </w:t>
      </w:r>
      <w:r w:rsidRPr="00123156">
        <w:rPr>
          <w:i/>
          <w:noProof/>
          <w:lang w:val="en-GB"/>
        </w:rPr>
        <w:t>The Journal of physiology</w:t>
      </w:r>
      <w:r w:rsidRPr="00123156">
        <w:rPr>
          <w:noProof/>
          <w:lang w:val="en-GB"/>
        </w:rPr>
        <w:t xml:space="preserve"> </w:t>
      </w:r>
      <w:r w:rsidRPr="00123156">
        <w:rPr>
          <w:b/>
          <w:noProof/>
          <w:lang w:val="en-GB"/>
        </w:rPr>
        <w:t>566</w:t>
      </w:r>
      <w:r w:rsidRPr="00123156">
        <w:rPr>
          <w:noProof/>
          <w:lang w:val="en-GB"/>
        </w:rPr>
        <w:t>, 13-19. (doi:10.1113/jphysiol.2005.088047).</w:t>
      </w:r>
      <w:bookmarkEnd w:id="105"/>
    </w:p>
    <w:p w14:paraId="6EBF394C" w14:textId="77777777" w:rsidR="00123156" w:rsidRPr="00123156" w:rsidRDefault="00123156" w:rsidP="00117023">
      <w:pPr>
        <w:rPr>
          <w:noProof/>
          <w:lang w:val="en-GB"/>
        </w:rPr>
      </w:pPr>
      <w:bookmarkStart w:id="106" w:name="_ENREF_41"/>
      <w:r w:rsidRPr="00123156">
        <w:rPr>
          <w:noProof/>
          <w:lang w:val="en-GB"/>
        </w:rPr>
        <w:t xml:space="preserve">[41] Berdyyeva, T.K. &amp; Reynolds, J.H. 2009 The dawning of primate optogenetics. </w:t>
      </w:r>
      <w:r w:rsidRPr="00123156">
        <w:rPr>
          <w:i/>
          <w:noProof/>
          <w:lang w:val="en-GB"/>
        </w:rPr>
        <w:t>Neuron</w:t>
      </w:r>
      <w:r w:rsidRPr="00123156">
        <w:rPr>
          <w:noProof/>
          <w:lang w:val="en-GB"/>
        </w:rPr>
        <w:t xml:space="preserve"> </w:t>
      </w:r>
      <w:r w:rsidRPr="00123156">
        <w:rPr>
          <w:b/>
          <w:noProof/>
          <w:lang w:val="en-GB"/>
        </w:rPr>
        <w:t>62</w:t>
      </w:r>
      <w:r w:rsidRPr="00123156">
        <w:rPr>
          <w:noProof/>
          <w:lang w:val="en-GB"/>
        </w:rPr>
        <w:t>, 159-160. (doi:10.1016/j.neuron.2009.04.011).</w:t>
      </w:r>
      <w:bookmarkEnd w:id="106"/>
    </w:p>
    <w:p w14:paraId="3A5190F8" w14:textId="77777777" w:rsidR="00123156" w:rsidRPr="00123156" w:rsidRDefault="00123156" w:rsidP="00117023">
      <w:pPr>
        <w:rPr>
          <w:noProof/>
          <w:lang w:val="en-GB"/>
        </w:rPr>
      </w:pPr>
      <w:bookmarkStart w:id="107" w:name="_ENREF_42"/>
      <w:r w:rsidRPr="00123156">
        <w:rPr>
          <w:noProof/>
          <w:lang w:val="en-GB"/>
        </w:rPr>
        <w:t xml:space="preserve">[42] Mastronarde, D.N. 1983 Interactions between ganglion cells in cat retina. </w:t>
      </w:r>
      <w:r w:rsidRPr="00123156">
        <w:rPr>
          <w:i/>
          <w:noProof/>
          <w:lang w:val="en-GB"/>
        </w:rPr>
        <w:t>J Neurophysiol</w:t>
      </w:r>
      <w:r w:rsidRPr="00123156">
        <w:rPr>
          <w:noProof/>
          <w:lang w:val="en-GB"/>
        </w:rPr>
        <w:t xml:space="preserve"> </w:t>
      </w:r>
      <w:r w:rsidRPr="00123156">
        <w:rPr>
          <w:b/>
          <w:noProof/>
          <w:lang w:val="en-GB"/>
        </w:rPr>
        <w:t>49</w:t>
      </w:r>
      <w:r w:rsidRPr="00123156">
        <w:rPr>
          <w:noProof/>
          <w:lang w:val="en-GB"/>
        </w:rPr>
        <w:t>, 350-365.</w:t>
      </w:r>
      <w:bookmarkEnd w:id="107"/>
    </w:p>
    <w:p w14:paraId="7F0603AF" w14:textId="77777777" w:rsidR="00123156" w:rsidRPr="00123156" w:rsidRDefault="00123156" w:rsidP="00117023">
      <w:pPr>
        <w:rPr>
          <w:noProof/>
          <w:lang w:val="en-GB"/>
        </w:rPr>
      </w:pPr>
      <w:bookmarkStart w:id="108" w:name="_ENREF_43"/>
      <w:r w:rsidRPr="00123156">
        <w:rPr>
          <w:noProof/>
          <w:lang w:val="en-GB"/>
        </w:rPr>
        <w:t xml:space="preserve">[43] Shlens, J., Field, G.D., Gauthier, J.L., Grivich, M.I., Petrusca, D., Sher, A., Litke, A.M. &amp; Chichilnisky, E.J. 2006 The structure of multi-neuron firing patterns in primate retina. </w:t>
      </w:r>
      <w:r w:rsidRPr="00123156">
        <w:rPr>
          <w:i/>
          <w:noProof/>
          <w:lang w:val="en-GB"/>
        </w:rPr>
        <w:t>J Neurosci</w:t>
      </w:r>
      <w:r w:rsidRPr="00123156">
        <w:rPr>
          <w:noProof/>
          <w:lang w:val="en-GB"/>
        </w:rPr>
        <w:t xml:space="preserve"> </w:t>
      </w:r>
      <w:r w:rsidRPr="00123156">
        <w:rPr>
          <w:b/>
          <w:noProof/>
          <w:lang w:val="en-GB"/>
        </w:rPr>
        <w:t>26</w:t>
      </w:r>
      <w:r w:rsidRPr="00123156">
        <w:rPr>
          <w:noProof/>
          <w:lang w:val="en-GB"/>
        </w:rPr>
        <w:t>, 8254-8266. (doi:10.1523/JNEUROSCI.1282-06.2006).</w:t>
      </w:r>
      <w:bookmarkEnd w:id="108"/>
    </w:p>
    <w:p w14:paraId="4E2090CD" w14:textId="77777777" w:rsidR="00123156" w:rsidRPr="00123156" w:rsidRDefault="00123156" w:rsidP="00117023">
      <w:pPr>
        <w:rPr>
          <w:noProof/>
          <w:lang w:val="en-GB"/>
        </w:rPr>
      </w:pPr>
      <w:bookmarkStart w:id="109" w:name="_ENREF_44"/>
      <w:r w:rsidRPr="00123156">
        <w:rPr>
          <w:noProof/>
          <w:lang w:val="en-GB"/>
        </w:rPr>
        <w:lastRenderedPageBreak/>
        <w:t xml:space="preserve">[44] Busskamp, V., Duebel, J., Balya, D., Fradot, M., Viney, T.J., Siegert, S., Groner, A.C., Cabuy, E., Forster, V., Seeliger, M., et al. 2010 Genetic reactivation of cone photoreceptors restores visual responses in retinitis pigmentosa. </w:t>
      </w:r>
      <w:r w:rsidRPr="00123156">
        <w:rPr>
          <w:i/>
          <w:noProof/>
          <w:lang w:val="en-GB"/>
        </w:rPr>
        <w:t>Science</w:t>
      </w:r>
      <w:r w:rsidRPr="00123156">
        <w:rPr>
          <w:noProof/>
          <w:lang w:val="en-GB"/>
        </w:rPr>
        <w:t xml:space="preserve"> </w:t>
      </w:r>
      <w:r w:rsidRPr="00123156">
        <w:rPr>
          <w:b/>
          <w:noProof/>
          <w:lang w:val="en-GB"/>
        </w:rPr>
        <w:t>329</w:t>
      </w:r>
      <w:r w:rsidRPr="00123156">
        <w:rPr>
          <w:noProof/>
          <w:lang w:val="en-GB"/>
        </w:rPr>
        <w:t>, 413-417.</w:t>
      </w:r>
      <w:bookmarkEnd w:id="109"/>
    </w:p>
    <w:p w14:paraId="097038B9" w14:textId="77777777" w:rsidR="00123156" w:rsidRPr="00123156" w:rsidRDefault="00123156" w:rsidP="00117023">
      <w:pPr>
        <w:rPr>
          <w:noProof/>
          <w:lang w:val="en-GB"/>
        </w:rPr>
      </w:pPr>
      <w:bookmarkStart w:id="110" w:name="_ENREF_45"/>
      <w:r w:rsidRPr="00123156">
        <w:rPr>
          <w:noProof/>
          <w:lang w:val="en-GB"/>
        </w:rPr>
        <w:t xml:space="preserve">[45] Greenberg, K.P., Pham, A. &amp; Werblin, F.S. 2011 Differential targeting of optical neuromodulators to ganglion cell soma and dendrites allows dynamic control of center-surround antagonism. </w:t>
      </w:r>
      <w:r w:rsidRPr="00123156">
        <w:rPr>
          <w:i/>
          <w:noProof/>
          <w:lang w:val="en-GB"/>
        </w:rPr>
        <w:t>Neuron</w:t>
      </w:r>
      <w:r w:rsidRPr="00123156">
        <w:rPr>
          <w:noProof/>
          <w:lang w:val="en-GB"/>
        </w:rPr>
        <w:t xml:space="preserve"> </w:t>
      </w:r>
      <w:r w:rsidRPr="00123156">
        <w:rPr>
          <w:b/>
          <w:noProof/>
          <w:lang w:val="en-GB"/>
        </w:rPr>
        <w:t>69</w:t>
      </w:r>
      <w:r w:rsidRPr="00123156">
        <w:rPr>
          <w:noProof/>
          <w:lang w:val="en-GB"/>
        </w:rPr>
        <w:t>, 713-720. (doi:10.1016/j.neuron.2011.01.024).</w:t>
      </w:r>
      <w:bookmarkEnd w:id="110"/>
    </w:p>
    <w:p w14:paraId="5D74A765" w14:textId="77777777" w:rsidR="00123156" w:rsidRPr="00123156" w:rsidRDefault="00123156" w:rsidP="00117023">
      <w:pPr>
        <w:rPr>
          <w:noProof/>
          <w:lang w:val="en-GB"/>
        </w:rPr>
      </w:pPr>
      <w:bookmarkStart w:id="111" w:name="_ENREF_46"/>
      <w:r w:rsidRPr="00123156">
        <w:rPr>
          <w:noProof/>
          <w:lang w:val="en-GB"/>
        </w:rPr>
        <w:t xml:space="preserve">[46] Wheatstone, C. 1838 Contributions to the Physiology of Vision. Part the First. On Some Remarkable, and Hitherto Unobserved, Phenomena of Binocular Vision. </w:t>
      </w:r>
      <w:r w:rsidRPr="00123156">
        <w:rPr>
          <w:i/>
          <w:noProof/>
          <w:lang w:val="en-GB"/>
        </w:rPr>
        <w:t>Philosophical Transactions of the Royal Society of London</w:t>
      </w:r>
      <w:r w:rsidRPr="00123156">
        <w:rPr>
          <w:noProof/>
          <w:lang w:val="en-GB"/>
        </w:rPr>
        <w:t xml:space="preserve"> </w:t>
      </w:r>
      <w:r w:rsidRPr="00123156">
        <w:rPr>
          <w:b/>
          <w:noProof/>
          <w:lang w:val="en-GB"/>
        </w:rPr>
        <w:t>128</w:t>
      </w:r>
      <w:r w:rsidRPr="00123156">
        <w:rPr>
          <w:noProof/>
          <w:lang w:val="en-GB"/>
        </w:rPr>
        <w:t>, 371-394. (doi:10.1098/rstl.1838.0019).</w:t>
      </w:r>
      <w:bookmarkEnd w:id="111"/>
    </w:p>
    <w:p w14:paraId="4EDD3428" w14:textId="77777777" w:rsidR="00123156" w:rsidRPr="00123156" w:rsidRDefault="00123156" w:rsidP="00117023">
      <w:pPr>
        <w:rPr>
          <w:noProof/>
          <w:lang w:val="en-GB"/>
        </w:rPr>
      </w:pPr>
      <w:bookmarkStart w:id="112" w:name="_ENREF_47"/>
      <w:r w:rsidRPr="00123156">
        <w:rPr>
          <w:noProof/>
          <w:lang w:val="en-GB"/>
        </w:rPr>
        <w:t xml:space="preserve">[47] Jensen, R.J., Ziv, O.R. &amp; Rizzo, J.F., 3rd. 2005 Thresholds for activation of rabbit retinal ganglion cells with relatively large, extracellular microelectrodes. </w:t>
      </w:r>
      <w:r w:rsidRPr="00123156">
        <w:rPr>
          <w:i/>
          <w:noProof/>
          <w:lang w:val="en-GB"/>
        </w:rPr>
        <w:t>Invest Ophthalmol Vis Sci</w:t>
      </w:r>
      <w:r w:rsidRPr="00123156">
        <w:rPr>
          <w:noProof/>
          <w:lang w:val="en-GB"/>
        </w:rPr>
        <w:t xml:space="preserve"> </w:t>
      </w:r>
      <w:r w:rsidRPr="00123156">
        <w:rPr>
          <w:b/>
          <w:noProof/>
          <w:lang w:val="en-GB"/>
        </w:rPr>
        <w:t>46</w:t>
      </w:r>
      <w:r w:rsidRPr="00123156">
        <w:rPr>
          <w:noProof/>
          <w:lang w:val="en-GB"/>
        </w:rPr>
        <w:t>, 1486-1496.</w:t>
      </w:r>
      <w:bookmarkEnd w:id="112"/>
    </w:p>
    <w:p w14:paraId="019604EF" w14:textId="77777777" w:rsidR="00123156" w:rsidRPr="00123156" w:rsidRDefault="00123156" w:rsidP="00117023">
      <w:pPr>
        <w:rPr>
          <w:noProof/>
          <w:lang w:val="en-GB"/>
        </w:rPr>
      </w:pPr>
      <w:bookmarkStart w:id="113" w:name="_ENREF_48"/>
      <w:r w:rsidRPr="00123156">
        <w:rPr>
          <w:noProof/>
          <w:lang w:val="en-GB"/>
        </w:rPr>
        <w:t xml:space="preserve">[48] Tsai, D., Chen, S., Protti, D.A., Morley, J.W., Suaning, G.J. &amp; Lovell, N.H. 2012 Responses of retinal ganglion cells to extracellular electrical stimulation, from single cell to population: model-based analysis. </w:t>
      </w:r>
      <w:r w:rsidRPr="00123156">
        <w:rPr>
          <w:i/>
          <w:noProof/>
          <w:lang w:val="en-GB"/>
        </w:rPr>
        <w:t>PLoS One</w:t>
      </w:r>
      <w:r w:rsidRPr="00123156">
        <w:rPr>
          <w:noProof/>
          <w:lang w:val="en-GB"/>
        </w:rPr>
        <w:t xml:space="preserve"> </w:t>
      </w:r>
      <w:r w:rsidRPr="00123156">
        <w:rPr>
          <w:b/>
          <w:noProof/>
          <w:lang w:val="en-GB"/>
        </w:rPr>
        <w:t>7</w:t>
      </w:r>
      <w:r w:rsidRPr="00123156">
        <w:rPr>
          <w:noProof/>
          <w:lang w:val="en-GB"/>
        </w:rPr>
        <w:t>, e53357. (doi:10.1371/journal.pone.0053357).</w:t>
      </w:r>
      <w:bookmarkEnd w:id="113"/>
    </w:p>
    <w:p w14:paraId="4FF31916" w14:textId="77777777" w:rsidR="00123156" w:rsidRPr="00123156" w:rsidRDefault="00123156" w:rsidP="00117023">
      <w:pPr>
        <w:rPr>
          <w:noProof/>
          <w:lang w:val="en-GB"/>
        </w:rPr>
      </w:pPr>
      <w:bookmarkStart w:id="114" w:name="_ENREF_49"/>
      <w:r w:rsidRPr="00123156">
        <w:rPr>
          <w:noProof/>
          <w:lang w:val="en-GB"/>
        </w:rPr>
        <w:t xml:space="preserve">[49] Nanduri, D., Fine, I., Greenberg, R., Horsager, A., Boynton, G.M. &amp; Weiland, J. 2011 Predicting the percepts of electrical stimulation in retinal prosthesis subjects. In </w:t>
      </w:r>
      <w:r w:rsidRPr="00123156">
        <w:rPr>
          <w:i/>
          <w:noProof/>
          <w:lang w:val="en-GB"/>
        </w:rPr>
        <w:t>Cosyne</w:t>
      </w:r>
      <w:r w:rsidRPr="00123156">
        <w:rPr>
          <w:noProof/>
          <w:lang w:val="en-GB"/>
        </w:rPr>
        <w:t xml:space="preserve"> (</w:t>
      </w:r>
      <w:bookmarkEnd w:id="114"/>
    </w:p>
    <w:p w14:paraId="14365FB2" w14:textId="77777777" w:rsidR="00123156" w:rsidRPr="00123156" w:rsidRDefault="00123156" w:rsidP="00117023">
      <w:pPr>
        <w:rPr>
          <w:noProof/>
          <w:lang w:val="en-GB"/>
        </w:rPr>
      </w:pPr>
      <w:bookmarkStart w:id="115" w:name="_ENREF_50"/>
      <w:r w:rsidRPr="00123156">
        <w:rPr>
          <w:noProof/>
          <w:lang w:val="en-GB"/>
        </w:rPr>
        <w:t xml:space="preserve">[50] Nanduri, D., Fine, I., Greenberg, R.J., Horsager, A., Boynton, G.M. &amp; Weiland, J.D. 2011 Predicting the percepts of electrical stimulation in retinal prosthesis subjects. In </w:t>
      </w:r>
      <w:r w:rsidRPr="00123156">
        <w:rPr>
          <w:i/>
          <w:noProof/>
          <w:lang w:val="en-GB"/>
        </w:rPr>
        <w:t>Computational and Systems Neuroscience Meeting</w:t>
      </w:r>
      <w:r w:rsidRPr="00123156">
        <w:rPr>
          <w:noProof/>
          <w:lang w:val="en-GB"/>
        </w:rPr>
        <w:t xml:space="preserve"> (</w:t>
      </w:r>
      <w:bookmarkEnd w:id="115"/>
    </w:p>
    <w:p w14:paraId="101C3DFC" w14:textId="77777777" w:rsidR="00123156" w:rsidRPr="00123156" w:rsidRDefault="00123156" w:rsidP="00117023">
      <w:pPr>
        <w:rPr>
          <w:noProof/>
          <w:lang w:val="en-GB"/>
        </w:rPr>
      </w:pPr>
      <w:bookmarkStart w:id="116" w:name="_ENREF_51"/>
      <w:r w:rsidRPr="00123156">
        <w:rPr>
          <w:noProof/>
          <w:lang w:val="en-GB"/>
        </w:rPr>
        <w:t xml:space="preserve">[51] Jansonius, N.M., Nevalainen, J., Selig, B., Zangwill, L.M., Sample, P.A., Budde, W.M., Jonas, J.B., Lagreze, W.A., Airaksinen, P.J., Vonthein, R., et al. 2009 A mathematical description of nerve fiber bundle trajectories and their variability in the human retina. </w:t>
      </w:r>
      <w:r w:rsidRPr="00123156">
        <w:rPr>
          <w:i/>
          <w:noProof/>
          <w:lang w:val="en-GB"/>
        </w:rPr>
        <w:t>Vision Res</w:t>
      </w:r>
      <w:r w:rsidRPr="00123156">
        <w:rPr>
          <w:noProof/>
          <w:lang w:val="en-GB"/>
        </w:rPr>
        <w:t xml:space="preserve"> </w:t>
      </w:r>
      <w:r w:rsidRPr="00123156">
        <w:rPr>
          <w:b/>
          <w:noProof/>
          <w:lang w:val="en-GB"/>
        </w:rPr>
        <w:t>49</w:t>
      </w:r>
      <w:r w:rsidRPr="00123156">
        <w:rPr>
          <w:noProof/>
          <w:lang w:val="en-GB"/>
        </w:rPr>
        <w:t>, 2157-2163. (doi:10.1016/j.visres.2009.04.029).</w:t>
      </w:r>
      <w:bookmarkEnd w:id="116"/>
    </w:p>
    <w:p w14:paraId="756E27C0" w14:textId="77777777" w:rsidR="00123156" w:rsidRPr="00123156" w:rsidRDefault="00123156" w:rsidP="00117023">
      <w:pPr>
        <w:rPr>
          <w:noProof/>
          <w:lang w:val="en-GB"/>
        </w:rPr>
      </w:pPr>
      <w:bookmarkStart w:id="117" w:name="_ENREF_52"/>
      <w:r w:rsidRPr="00123156">
        <w:rPr>
          <w:noProof/>
          <w:lang w:val="en-GB"/>
        </w:rPr>
        <w:t xml:space="preserve">[52] Wilke, R., Gabel, V.P., Sachs, H., Bartz Schmidt, K.U., Gekeler, F., Besch, D., Szurman, P., Stett, A., Wilhelm, B., Peters, T., et al. 2011 Spatial resolution and perception of patterns </w:t>
      </w:r>
      <w:r w:rsidRPr="00123156">
        <w:rPr>
          <w:noProof/>
          <w:lang w:val="en-GB"/>
        </w:rPr>
        <w:lastRenderedPageBreak/>
        <w:t xml:space="preserve">mediated by a subretinal 16-electrode array in patients blinded by hereditary retinal dystrophies. </w:t>
      </w:r>
      <w:r w:rsidRPr="00123156">
        <w:rPr>
          <w:i/>
          <w:noProof/>
          <w:lang w:val="en-GB"/>
        </w:rPr>
        <w:t>Invest Ophthalmol Vis Sci</w:t>
      </w:r>
      <w:r w:rsidRPr="00123156">
        <w:rPr>
          <w:noProof/>
          <w:lang w:val="en-GB"/>
        </w:rPr>
        <w:t xml:space="preserve"> </w:t>
      </w:r>
      <w:r w:rsidRPr="00123156">
        <w:rPr>
          <w:b/>
          <w:noProof/>
          <w:lang w:val="en-GB"/>
        </w:rPr>
        <w:t>52</w:t>
      </w:r>
      <w:r w:rsidRPr="00123156">
        <w:rPr>
          <w:noProof/>
          <w:lang w:val="en-GB"/>
        </w:rPr>
        <w:t>, 5995-6003. (doi:10.1167/iovs.10-6946).</w:t>
      </w:r>
      <w:bookmarkEnd w:id="117"/>
    </w:p>
    <w:p w14:paraId="6EBF1421" w14:textId="77777777" w:rsidR="00123156" w:rsidRPr="00123156" w:rsidRDefault="00123156" w:rsidP="00117023">
      <w:pPr>
        <w:rPr>
          <w:noProof/>
          <w:lang w:val="en-GB"/>
        </w:rPr>
      </w:pPr>
      <w:bookmarkStart w:id="118" w:name="_ENREF_53"/>
      <w:r w:rsidRPr="00123156">
        <w:rPr>
          <w:noProof/>
          <w:lang w:val="en-GB"/>
        </w:rPr>
        <w:t xml:space="preserve">[53] Tsai, D., Morley, J.W., Suaning, G.J. &amp; Lovell, N.H. 2009 Direct activation and temporal response properties of rabbit retinal ganglion cells following subretinal stimulation. </w:t>
      </w:r>
      <w:r w:rsidRPr="00123156">
        <w:rPr>
          <w:i/>
          <w:noProof/>
          <w:lang w:val="en-GB"/>
        </w:rPr>
        <w:t>J Neurophysiol</w:t>
      </w:r>
      <w:r w:rsidRPr="00123156">
        <w:rPr>
          <w:noProof/>
          <w:lang w:val="en-GB"/>
        </w:rPr>
        <w:t xml:space="preserve"> </w:t>
      </w:r>
      <w:r w:rsidRPr="00123156">
        <w:rPr>
          <w:b/>
          <w:noProof/>
          <w:lang w:val="en-GB"/>
        </w:rPr>
        <w:t>102</w:t>
      </w:r>
      <w:r w:rsidRPr="00123156">
        <w:rPr>
          <w:noProof/>
          <w:lang w:val="en-GB"/>
        </w:rPr>
        <w:t>, 2982-2993. (doi:10.1152/jn.00545.2009).</w:t>
      </w:r>
      <w:bookmarkEnd w:id="118"/>
    </w:p>
    <w:p w14:paraId="757F6C30" w14:textId="77777777" w:rsidR="00123156" w:rsidRPr="00123156" w:rsidRDefault="00123156" w:rsidP="00117023">
      <w:pPr>
        <w:rPr>
          <w:noProof/>
          <w:lang w:val="en-GB"/>
        </w:rPr>
      </w:pPr>
      <w:bookmarkStart w:id="119" w:name="_ENREF_54"/>
      <w:r w:rsidRPr="00123156">
        <w:rPr>
          <w:noProof/>
          <w:lang w:val="en-GB"/>
        </w:rPr>
        <w:t xml:space="preserve">[54] Stingl, K., Bach, M., Bartz-Schmidt, K.U., Braun, A., Bruckmann, A., Gekeler, F., Greppmaier, U., Hortdorfer, G., Kusnyerik, A., Peters, T., et al. 2013 Safety and efficacy of subretinal visual implants in humans: methodological aspects. </w:t>
      </w:r>
      <w:r w:rsidRPr="00123156">
        <w:rPr>
          <w:i/>
          <w:noProof/>
          <w:lang w:val="en-GB"/>
        </w:rPr>
        <w:t>Clinical &amp; experimental optometry : journal of the Australian Optometrical Association</w:t>
      </w:r>
      <w:r w:rsidRPr="00123156">
        <w:rPr>
          <w:noProof/>
          <w:lang w:val="en-GB"/>
        </w:rPr>
        <w:t xml:space="preserve"> </w:t>
      </w:r>
      <w:r w:rsidRPr="00123156">
        <w:rPr>
          <w:b/>
          <w:noProof/>
          <w:lang w:val="en-GB"/>
        </w:rPr>
        <w:t>96</w:t>
      </w:r>
      <w:r w:rsidRPr="00123156">
        <w:rPr>
          <w:noProof/>
          <w:lang w:val="en-GB"/>
        </w:rPr>
        <w:t>, 4-13. (doi:10.1111/j.1444-0938.2012.00816.x).</w:t>
      </w:r>
      <w:bookmarkEnd w:id="119"/>
    </w:p>
    <w:p w14:paraId="559AC027" w14:textId="77777777" w:rsidR="00123156" w:rsidRPr="00123156" w:rsidRDefault="00123156" w:rsidP="00117023">
      <w:pPr>
        <w:rPr>
          <w:noProof/>
          <w:lang w:val="en-GB"/>
        </w:rPr>
      </w:pPr>
      <w:bookmarkStart w:id="120" w:name="_ENREF_55"/>
      <w:r w:rsidRPr="00123156">
        <w:rPr>
          <w:noProof/>
          <w:lang w:val="en-GB"/>
        </w:rPr>
        <w:t xml:space="preserve">[55] Donaldson, G.S., Kreft, H.A. &amp; Litvak, L. 2005 Place-pitch discrimination of single- versus dual-electrode stimuli by cochlear implant users. </w:t>
      </w:r>
      <w:r w:rsidRPr="00123156">
        <w:rPr>
          <w:i/>
          <w:noProof/>
          <w:lang w:val="en-GB"/>
        </w:rPr>
        <w:t>J Acoust Soc Am</w:t>
      </w:r>
      <w:r w:rsidRPr="00123156">
        <w:rPr>
          <w:noProof/>
          <w:lang w:val="en-GB"/>
        </w:rPr>
        <w:t xml:space="preserve"> </w:t>
      </w:r>
      <w:r w:rsidRPr="00123156">
        <w:rPr>
          <w:b/>
          <w:noProof/>
          <w:lang w:val="en-GB"/>
        </w:rPr>
        <w:t>118</w:t>
      </w:r>
      <w:r w:rsidRPr="00123156">
        <w:rPr>
          <w:noProof/>
          <w:lang w:val="en-GB"/>
        </w:rPr>
        <w:t>, 623-626.</w:t>
      </w:r>
      <w:bookmarkEnd w:id="120"/>
    </w:p>
    <w:p w14:paraId="492DDAB0" w14:textId="77777777" w:rsidR="00123156" w:rsidRPr="00123156" w:rsidRDefault="00123156" w:rsidP="00117023">
      <w:pPr>
        <w:rPr>
          <w:noProof/>
          <w:lang w:val="en-GB"/>
        </w:rPr>
      </w:pPr>
      <w:bookmarkStart w:id="121" w:name="_ENREF_56"/>
      <w:r w:rsidRPr="00123156">
        <w:rPr>
          <w:noProof/>
          <w:lang w:val="en-GB"/>
        </w:rPr>
        <w:t xml:space="preserve">[56] Hughes, M.L. &amp; Goulson, A.M. 2011 Electrically evoked compound action potential measures for virtual channels versus physical electrodes. </w:t>
      </w:r>
      <w:r w:rsidRPr="00123156">
        <w:rPr>
          <w:i/>
          <w:noProof/>
          <w:lang w:val="en-GB"/>
        </w:rPr>
        <w:t>Ear Hear</w:t>
      </w:r>
      <w:r w:rsidRPr="00123156">
        <w:rPr>
          <w:noProof/>
          <w:lang w:val="en-GB"/>
        </w:rPr>
        <w:t xml:space="preserve"> </w:t>
      </w:r>
      <w:r w:rsidRPr="00123156">
        <w:rPr>
          <w:b/>
          <w:noProof/>
          <w:lang w:val="en-GB"/>
        </w:rPr>
        <w:t>32</w:t>
      </w:r>
      <w:r w:rsidRPr="00123156">
        <w:rPr>
          <w:noProof/>
          <w:lang w:val="en-GB"/>
        </w:rPr>
        <w:t>, 323-330.</w:t>
      </w:r>
      <w:bookmarkEnd w:id="121"/>
    </w:p>
    <w:p w14:paraId="475AFB63" w14:textId="77777777" w:rsidR="00123156" w:rsidRPr="00123156" w:rsidRDefault="00123156" w:rsidP="00117023">
      <w:pPr>
        <w:rPr>
          <w:noProof/>
          <w:lang w:val="en-GB"/>
        </w:rPr>
      </w:pPr>
      <w:bookmarkStart w:id="122" w:name="_ENREF_57"/>
      <w:r w:rsidRPr="00123156">
        <w:rPr>
          <w:noProof/>
          <w:lang w:val="en-GB"/>
        </w:rPr>
        <w:t xml:space="preserve">[57] Bonham, B.H. &amp; Litvak, L.M. 2008 Current focusing and steering: modeling, physiology, and psychophysics. </w:t>
      </w:r>
      <w:r w:rsidRPr="00123156">
        <w:rPr>
          <w:i/>
          <w:noProof/>
          <w:lang w:val="en-GB"/>
        </w:rPr>
        <w:t>Hear Res</w:t>
      </w:r>
      <w:r w:rsidRPr="00123156">
        <w:rPr>
          <w:noProof/>
          <w:lang w:val="en-GB"/>
        </w:rPr>
        <w:t xml:space="preserve"> </w:t>
      </w:r>
      <w:r w:rsidRPr="00123156">
        <w:rPr>
          <w:b/>
          <w:noProof/>
          <w:lang w:val="en-GB"/>
        </w:rPr>
        <w:t>242</w:t>
      </w:r>
      <w:r w:rsidRPr="00123156">
        <w:rPr>
          <w:noProof/>
          <w:lang w:val="en-GB"/>
        </w:rPr>
        <w:t>, 141-153.</w:t>
      </w:r>
      <w:bookmarkEnd w:id="122"/>
    </w:p>
    <w:p w14:paraId="0876650D" w14:textId="77777777" w:rsidR="00123156" w:rsidRPr="00123156" w:rsidRDefault="00123156" w:rsidP="00117023">
      <w:pPr>
        <w:rPr>
          <w:noProof/>
          <w:lang w:val="en-GB"/>
        </w:rPr>
      </w:pPr>
      <w:bookmarkStart w:id="123" w:name="_ENREF_58"/>
      <w:r w:rsidRPr="00123156">
        <w:rPr>
          <w:noProof/>
          <w:lang w:val="en-GB"/>
        </w:rPr>
        <w:t xml:space="preserve">[58] Srinivasan, A.G., Landsberger, D.M. &amp; Shannon, R.V. 2010 Current focusing sharpens local peaks of excitation in cochlear implant stimulation. </w:t>
      </w:r>
      <w:r w:rsidRPr="00123156">
        <w:rPr>
          <w:i/>
          <w:noProof/>
          <w:lang w:val="en-GB"/>
        </w:rPr>
        <w:t>Hear Res</w:t>
      </w:r>
      <w:r w:rsidRPr="00123156">
        <w:rPr>
          <w:noProof/>
          <w:lang w:val="en-GB"/>
        </w:rPr>
        <w:t xml:space="preserve"> </w:t>
      </w:r>
      <w:r w:rsidRPr="00123156">
        <w:rPr>
          <w:b/>
          <w:noProof/>
          <w:lang w:val="en-GB"/>
        </w:rPr>
        <w:t>270</w:t>
      </w:r>
      <w:r w:rsidRPr="00123156">
        <w:rPr>
          <w:noProof/>
          <w:lang w:val="en-GB"/>
        </w:rPr>
        <w:t>, 89-100.</w:t>
      </w:r>
      <w:bookmarkEnd w:id="123"/>
    </w:p>
    <w:p w14:paraId="0ECAA9B2" w14:textId="77777777" w:rsidR="00123156" w:rsidRPr="00123156" w:rsidRDefault="00123156" w:rsidP="00117023">
      <w:pPr>
        <w:rPr>
          <w:noProof/>
          <w:lang w:val="en-GB"/>
        </w:rPr>
      </w:pPr>
      <w:bookmarkStart w:id="124" w:name="_ENREF_59"/>
      <w:r w:rsidRPr="00123156">
        <w:rPr>
          <w:noProof/>
          <w:lang w:val="en-GB"/>
        </w:rPr>
        <w:t xml:space="preserve">[59] Berndt, A., Yizhar, O., Gunaydin, L.A., Hegemann, P. &amp; Deisseroth, K. 2009 Bi-stable neural state switches. </w:t>
      </w:r>
      <w:r w:rsidRPr="00123156">
        <w:rPr>
          <w:i/>
          <w:noProof/>
          <w:lang w:val="en-GB"/>
        </w:rPr>
        <w:t>Nat Neurosci</w:t>
      </w:r>
      <w:r w:rsidRPr="00123156">
        <w:rPr>
          <w:noProof/>
          <w:lang w:val="en-GB"/>
        </w:rPr>
        <w:t xml:space="preserve"> </w:t>
      </w:r>
      <w:r w:rsidRPr="00123156">
        <w:rPr>
          <w:b/>
          <w:noProof/>
          <w:lang w:val="en-GB"/>
        </w:rPr>
        <w:t>12</w:t>
      </w:r>
      <w:r w:rsidRPr="00123156">
        <w:rPr>
          <w:noProof/>
          <w:lang w:val="en-GB"/>
        </w:rPr>
        <w:t>, 229-234. (doi:10.1038/nn.2247).</w:t>
      </w:r>
      <w:bookmarkEnd w:id="124"/>
    </w:p>
    <w:p w14:paraId="7FBA36EB" w14:textId="77777777" w:rsidR="00123156" w:rsidRPr="00123156" w:rsidRDefault="00123156" w:rsidP="00117023">
      <w:pPr>
        <w:rPr>
          <w:noProof/>
          <w:lang w:val="en-GB"/>
        </w:rPr>
      </w:pPr>
      <w:bookmarkStart w:id="125" w:name="_ENREF_60"/>
      <w:r w:rsidRPr="00123156">
        <w:rPr>
          <w:noProof/>
          <w:lang w:val="en-GB"/>
        </w:rPr>
        <w:t xml:space="preserve">[60] Kleinlogel, S., Feldbauer, K., Dempski, R.E., Fotis, H., Wood, P.G., Bamann, C. &amp; Bamberg, E. 2011 Ultra light-sensitive and fast neuronal activation with the Ca(2)+-permeable channelrhodopsin CatCh. </w:t>
      </w:r>
      <w:r w:rsidRPr="00123156">
        <w:rPr>
          <w:i/>
          <w:noProof/>
          <w:lang w:val="en-GB"/>
        </w:rPr>
        <w:t>Nat Neurosci</w:t>
      </w:r>
      <w:r w:rsidRPr="00123156">
        <w:rPr>
          <w:noProof/>
          <w:lang w:val="en-GB"/>
        </w:rPr>
        <w:t xml:space="preserve"> </w:t>
      </w:r>
      <w:r w:rsidRPr="00123156">
        <w:rPr>
          <w:b/>
          <w:noProof/>
          <w:lang w:val="en-GB"/>
        </w:rPr>
        <w:t>14</w:t>
      </w:r>
      <w:r w:rsidRPr="00123156">
        <w:rPr>
          <w:noProof/>
          <w:lang w:val="en-GB"/>
        </w:rPr>
        <w:t>, 513-518. (doi:10.1038/nn.2776).</w:t>
      </w:r>
      <w:bookmarkEnd w:id="125"/>
    </w:p>
    <w:p w14:paraId="32DA4398" w14:textId="77777777" w:rsidR="00123156" w:rsidRPr="00123156" w:rsidRDefault="00123156" w:rsidP="00117023">
      <w:pPr>
        <w:rPr>
          <w:noProof/>
          <w:lang w:val="en-GB"/>
        </w:rPr>
      </w:pPr>
      <w:bookmarkStart w:id="126" w:name="_ENREF_61"/>
      <w:r w:rsidRPr="00123156">
        <w:rPr>
          <w:noProof/>
          <w:lang w:val="en-GB"/>
        </w:rPr>
        <w:t xml:space="preserve">[61] van Hateren, J.H. 1990 Directional tuning curves, elementary movement detectors, and the estimation of the direction of visual movement. </w:t>
      </w:r>
      <w:r w:rsidRPr="00123156">
        <w:rPr>
          <w:i/>
          <w:noProof/>
          <w:lang w:val="en-GB"/>
        </w:rPr>
        <w:t>Vision Res</w:t>
      </w:r>
      <w:r w:rsidRPr="00123156">
        <w:rPr>
          <w:noProof/>
          <w:lang w:val="en-GB"/>
        </w:rPr>
        <w:t xml:space="preserve"> </w:t>
      </w:r>
      <w:r w:rsidRPr="00123156">
        <w:rPr>
          <w:b/>
          <w:noProof/>
          <w:lang w:val="en-GB"/>
        </w:rPr>
        <w:t>30</w:t>
      </w:r>
      <w:r w:rsidRPr="00123156">
        <w:rPr>
          <w:noProof/>
          <w:lang w:val="en-GB"/>
        </w:rPr>
        <w:t>, 603-614.</w:t>
      </w:r>
      <w:bookmarkEnd w:id="126"/>
    </w:p>
    <w:p w14:paraId="7E85AAC3" w14:textId="77777777" w:rsidR="00123156" w:rsidRPr="00123156" w:rsidRDefault="00123156" w:rsidP="00117023">
      <w:pPr>
        <w:rPr>
          <w:noProof/>
          <w:lang w:val="en-GB"/>
        </w:rPr>
      </w:pPr>
      <w:bookmarkStart w:id="127" w:name="_ENREF_62"/>
      <w:r w:rsidRPr="00123156">
        <w:rPr>
          <w:noProof/>
          <w:lang w:val="en-GB"/>
        </w:rPr>
        <w:lastRenderedPageBreak/>
        <w:t xml:space="preserve">[62] Zeitz, C., Robson, A.G. &amp; Audo, I. 2014 Congenital stationary night blindness: An analysis and update of genotype-phenotype correlations and pathogenic mechanisms. </w:t>
      </w:r>
      <w:r w:rsidRPr="00123156">
        <w:rPr>
          <w:i/>
          <w:noProof/>
          <w:lang w:val="en-GB"/>
        </w:rPr>
        <w:t>Prog Retin Eye Res</w:t>
      </w:r>
      <w:r w:rsidRPr="00123156">
        <w:rPr>
          <w:noProof/>
          <w:lang w:val="en-GB"/>
        </w:rPr>
        <w:t>. (doi:10.1016/j.preteyeres.2014.09.001).</w:t>
      </w:r>
      <w:bookmarkEnd w:id="127"/>
    </w:p>
    <w:p w14:paraId="4B641585" w14:textId="77777777" w:rsidR="00123156" w:rsidRPr="00123156" w:rsidRDefault="00123156" w:rsidP="00117023">
      <w:pPr>
        <w:rPr>
          <w:noProof/>
          <w:lang w:val="en-GB"/>
        </w:rPr>
      </w:pPr>
      <w:bookmarkStart w:id="128" w:name="_ENREF_63"/>
      <w:r w:rsidRPr="00123156">
        <w:rPr>
          <w:noProof/>
          <w:lang w:val="en-GB"/>
        </w:rPr>
        <w:t xml:space="preserve">[63] Cibis, G.W. &amp; Fitzgerald, K.M. 2001 The negative ERG is not synonymous with nightblindness. </w:t>
      </w:r>
      <w:r w:rsidRPr="00123156">
        <w:rPr>
          <w:i/>
          <w:noProof/>
          <w:lang w:val="en-GB"/>
        </w:rPr>
        <w:t>Transactions of the American Ophthalmological Society</w:t>
      </w:r>
      <w:r w:rsidRPr="00123156">
        <w:rPr>
          <w:noProof/>
          <w:lang w:val="en-GB"/>
        </w:rPr>
        <w:t xml:space="preserve"> </w:t>
      </w:r>
      <w:r w:rsidRPr="00123156">
        <w:rPr>
          <w:b/>
          <w:noProof/>
          <w:lang w:val="en-GB"/>
        </w:rPr>
        <w:t>99</w:t>
      </w:r>
      <w:r w:rsidRPr="00123156">
        <w:rPr>
          <w:noProof/>
          <w:lang w:val="en-GB"/>
        </w:rPr>
        <w:t>, 171-176.</w:t>
      </w:r>
      <w:bookmarkEnd w:id="128"/>
    </w:p>
    <w:p w14:paraId="1BE49E50" w14:textId="77777777" w:rsidR="00123156" w:rsidRPr="00123156" w:rsidRDefault="00123156" w:rsidP="00117023">
      <w:pPr>
        <w:rPr>
          <w:noProof/>
          <w:lang w:val="en-GB"/>
        </w:rPr>
      </w:pPr>
      <w:bookmarkStart w:id="129" w:name="_ENREF_64"/>
      <w:r w:rsidRPr="00123156">
        <w:rPr>
          <w:noProof/>
          <w:lang w:val="en-GB"/>
        </w:rPr>
        <w:t xml:space="preserve">[64] Bijveld, M.M., Florijn, R.J., Bergen, A.A., van den Born, L.I., Kamermans, M., Prick, L., Riemslag, F.C., van Schooneveld, M.J., Kappers, A.M. &amp; van Genderen, M.M. 2013 Genotype and phenotype of 101 dutch patients with congenital stationary night blindness. </w:t>
      </w:r>
      <w:r w:rsidRPr="00123156">
        <w:rPr>
          <w:i/>
          <w:noProof/>
          <w:lang w:val="en-GB"/>
        </w:rPr>
        <w:t>Ophthalmology</w:t>
      </w:r>
      <w:r w:rsidRPr="00123156">
        <w:rPr>
          <w:noProof/>
          <w:lang w:val="en-GB"/>
        </w:rPr>
        <w:t xml:space="preserve"> </w:t>
      </w:r>
      <w:r w:rsidRPr="00123156">
        <w:rPr>
          <w:b/>
          <w:noProof/>
          <w:lang w:val="en-GB"/>
        </w:rPr>
        <w:t>120</w:t>
      </w:r>
      <w:r w:rsidRPr="00123156">
        <w:rPr>
          <w:noProof/>
          <w:lang w:val="en-GB"/>
        </w:rPr>
        <w:t>, 2072-2081. (doi:10.1016/j.ophtha.2013.03.002).</w:t>
      </w:r>
      <w:bookmarkEnd w:id="129"/>
    </w:p>
    <w:p w14:paraId="5558A957" w14:textId="77777777" w:rsidR="00123156" w:rsidRPr="00123156" w:rsidRDefault="00123156" w:rsidP="00117023">
      <w:pPr>
        <w:rPr>
          <w:noProof/>
          <w:lang w:val="en-GB"/>
        </w:rPr>
      </w:pPr>
      <w:bookmarkStart w:id="130" w:name="_ENREF_65"/>
      <w:r w:rsidRPr="00123156">
        <w:rPr>
          <w:noProof/>
          <w:lang w:val="en-GB"/>
        </w:rPr>
        <w:t xml:space="preserve">[65] Robertson, D. &amp; Irvine, D.R. 1989 Plasticity of frequency organization in auditory cortex of guinea pigs with partial unilateral deafness. </w:t>
      </w:r>
      <w:r w:rsidRPr="00123156">
        <w:rPr>
          <w:i/>
          <w:noProof/>
          <w:lang w:val="en-GB"/>
        </w:rPr>
        <w:t>J Comp Neurol</w:t>
      </w:r>
      <w:r w:rsidRPr="00123156">
        <w:rPr>
          <w:noProof/>
          <w:lang w:val="en-GB"/>
        </w:rPr>
        <w:t xml:space="preserve"> </w:t>
      </w:r>
      <w:r w:rsidRPr="00123156">
        <w:rPr>
          <w:b/>
          <w:noProof/>
          <w:lang w:val="en-GB"/>
        </w:rPr>
        <w:t>282</w:t>
      </w:r>
      <w:r w:rsidRPr="00123156">
        <w:rPr>
          <w:noProof/>
          <w:lang w:val="en-GB"/>
        </w:rPr>
        <w:t>, 456-471. (doi:10.1002/cne.902820311).</w:t>
      </w:r>
      <w:bookmarkEnd w:id="130"/>
    </w:p>
    <w:p w14:paraId="17175BE2" w14:textId="77777777" w:rsidR="00123156" w:rsidRPr="00123156" w:rsidRDefault="00123156" w:rsidP="00117023">
      <w:pPr>
        <w:rPr>
          <w:noProof/>
          <w:lang w:val="en-GB"/>
        </w:rPr>
      </w:pPr>
      <w:bookmarkStart w:id="131" w:name="_ENREF_66"/>
      <w:r w:rsidRPr="00123156">
        <w:rPr>
          <w:noProof/>
          <w:lang w:val="en-GB"/>
        </w:rPr>
        <w:t xml:space="preserve">[66] Recanzone, G.H., Schreiner, C.E. &amp; Merzenich, M.M. 1993 Plasticity in the frequency representation of primary auditory cortex following discrimination training in adult owl monkeys. </w:t>
      </w:r>
      <w:r w:rsidRPr="00123156">
        <w:rPr>
          <w:i/>
          <w:noProof/>
          <w:lang w:val="en-GB"/>
        </w:rPr>
        <w:t>J Neurosci 1993 Jan;13(1 87-103):</w:t>
      </w:r>
      <w:r w:rsidRPr="00123156">
        <w:rPr>
          <w:noProof/>
          <w:lang w:val="en-GB"/>
        </w:rPr>
        <w:t xml:space="preserve"> </w:t>
      </w:r>
      <w:r w:rsidRPr="00123156">
        <w:rPr>
          <w:b/>
          <w:noProof/>
          <w:lang w:val="en-GB"/>
        </w:rPr>
        <w:t>13</w:t>
      </w:r>
      <w:r w:rsidRPr="00123156">
        <w:rPr>
          <w:noProof/>
          <w:lang w:val="en-GB"/>
        </w:rPr>
        <w:t>, 87-103.</w:t>
      </w:r>
      <w:bookmarkEnd w:id="131"/>
    </w:p>
    <w:p w14:paraId="2007619D" w14:textId="77777777" w:rsidR="00123156" w:rsidRPr="00123156" w:rsidRDefault="00123156" w:rsidP="00117023">
      <w:pPr>
        <w:rPr>
          <w:noProof/>
          <w:lang w:val="en-GB"/>
        </w:rPr>
      </w:pPr>
      <w:bookmarkStart w:id="132" w:name="_ENREF_67"/>
      <w:r w:rsidRPr="00123156">
        <w:rPr>
          <w:noProof/>
          <w:lang w:val="en-GB"/>
        </w:rPr>
        <w:t xml:space="preserve">[67] Smirnakis, S.M., Brewer, A.A., Schmid, M.C., Tolias, A.S., Schuz, A., Augath, M., Inhoffen, W., Wandell, B.A. &amp; Logothetis, N.K. 2005 Lack of long-term cortical reorganization after macaque retinal lesions. </w:t>
      </w:r>
      <w:r w:rsidRPr="00123156">
        <w:rPr>
          <w:i/>
          <w:noProof/>
          <w:lang w:val="en-GB"/>
        </w:rPr>
        <w:t>Nature</w:t>
      </w:r>
      <w:r w:rsidRPr="00123156">
        <w:rPr>
          <w:noProof/>
          <w:lang w:val="en-GB"/>
        </w:rPr>
        <w:t xml:space="preserve"> </w:t>
      </w:r>
      <w:r w:rsidRPr="00123156">
        <w:rPr>
          <w:b/>
          <w:noProof/>
          <w:lang w:val="en-GB"/>
        </w:rPr>
        <w:t>435</w:t>
      </w:r>
      <w:r w:rsidRPr="00123156">
        <w:rPr>
          <w:noProof/>
          <w:lang w:val="en-GB"/>
        </w:rPr>
        <w:t>, 300-307. (doi:10.1038/nature03495).</w:t>
      </w:r>
      <w:bookmarkEnd w:id="132"/>
    </w:p>
    <w:p w14:paraId="7D2F1ACA" w14:textId="77777777" w:rsidR="00123156" w:rsidRPr="00123156" w:rsidRDefault="00123156" w:rsidP="00117023">
      <w:pPr>
        <w:rPr>
          <w:noProof/>
          <w:lang w:val="en-GB"/>
        </w:rPr>
      </w:pPr>
      <w:bookmarkStart w:id="133" w:name="_ENREF_68"/>
      <w:r w:rsidRPr="00123156">
        <w:rPr>
          <w:noProof/>
          <w:lang w:val="en-GB"/>
        </w:rPr>
        <w:t>[68] Ghose, G.M., Yang, T. &amp; Maunsell, J.H. 2002 Physiological correlates of perceptual learning in monkey V1 and V2.</w:t>
      </w:r>
      <w:r w:rsidRPr="00123156">
        <w:rPr>
          <w:i/>
          <w:noProof/>
          <w:lang w:val="en-GB"/>
        </w:rPr>
        <w:t xml:space="preserve"> J Neurophysiol</w:t>
      </w:r>
      <w:r w:rsidRPr="00123156">
        <w:rPr>
          <w:noProof/>
          <w:lang w:val="en-GB"/>
        </w:rPr>
        <w:t xml:space="preserve"> </w:t>
      </w:r>
      <w:r w:rsidRPr="00123156">
        <w:rPr>
          <w:b/>
          <w:noProof/>
          <w:lang w:val="en-GB"/>
        </w:rPr>
        <w:t>87</w:t>
      </w:r>
      <w:r w:rsidRPr="00123156">
        <w:rPr>
          <w:noProof/>
          <w:lang w:val="en-GB"/>
        </w:rPr>
        <w:t>, 1867-1888.</w:t>
      </w:r>
      <w:bookmarkEnd w:id="133"/>
    </w:p>
    <w:p w14:paraId="5A9D5A61" w14:textId="77777777" w:rsidR="00123156" w:rsidRPr="00123156" w:rsidRDefault="00123156" w:rsidP="00117023">
      <w:pPr>
        <w:rPr>
          <w:noProof/>
          <w:lang w:val="en-GB"/>
        </w:rPr>
      </w:pPr>
      <w:bookmarkStart w:id="134" w:name="_ENREF_69"/>
      <w:r w:rsidRPr="00123156">
        <w:rPr>
          <w:noProof/>
          <w:lang w:val="en-GB"/>
        </w:rPr>
        <w:t xml:space="preserve">[69] Baseler, H.A., Brewer, A.A., Sharpe, L.T., Morland, A.B., Jagle, H. &amp; Wandell, B.A. 2002 Reorganization of human cortical maps caused by inherited photoreceptor abnormalities. </w:t>
      </w:r>
      <w:r w:rsidRPr="00123156">
        <w:rPr>
          <w:i/>
          <w:noProof/>
          <w:lang w:val="en-GB"/>
        </w:rPr>
        <w:t>Nat Neurosci</w:t>
      </w:r>
      <w:r w:rsidRPr="00123156">
        <w:rPr>
          <w:noProof/>
          <w:lang w:val="en-GB"/>
        </w:rPr>
        <w:t xml:space="preserve"> </w:t>
      </w:r>
      <w:r w:rsidRPr="00123156">
        <w:rPr>
          <w:b/>
          <w:noProof/>
          <w:lang w:val="en-GB"/>
        </w:rPr>
        <w:t>5</w:t>
      </w:r>
      <w:r w:rsidRPr="00123156">
        <w:rPr>
          <w:noProof/>
          <w:lang w:val="en-GB"/>
        </w:rPr>
        <w:t>, 364-370. (doi:10.1038/nn817).</w:t>
      </w:r>
      <w:bookmarkEnd w:id="134"/>
    </w:p>
    <w:p w14:paraId="1B6A57C1" w14:textId="77777777" w:rsidR="00123156" w:rsidRPr="00123156" w:rsidRDefault="00123156" w:rsidP="00117023">
      <w:pPr>
        <w:rPr>
          <w:noProof/>
          <w:lang w:val="en-GB"/>
        </w:rPr>
      </w:pPr>
      <w:bookmarkStart w:id="135" w:name="_ENREF_70"/>
      <w:r w:rsidRPr="00123156">
        <w:rPr>
          <w:noProof/>
          <w:lang w:val="en-GB"/>
        </w:rPr>
        <w:t xml:space="preserve">[70] Levin, N., Dumoulin, S.O., Winawer, J., Dougherty, R.F. &amp; Wandell, B.A. 2010 Cortical maps and white matter tracts following long period of visual deprivation and retinal image restoration. </w:t>
      </w:r>
      <w:r w:rsidRPr="00123156">
        <w:rPr>
          <w:i/>
          <w:noProof/>
          <w:lang w:val="en-GB"/>
        </w:rPr>
        <w:t>Neuron</w:t>
      </w:r>
      <w:r w:rsidRPr="00123156">
        <w:rPr>
          <w:noProof/>
          <w:lang w:val="en-GB"/>
        </w:rPr>
        <w:t xml:space="preserve"> </w:t>
      </w:r>
      <w:r w:rsidRPr="00123156">
        <w:rPr>
          <w:b/>
          <w:noProof/>
          <w:lang w:val="en-GB"/>
        </w:rPr>
        <w:t>65</w:t>
      </w:r>
      <w:r w:rsidRPr="00123156">
        <w:rPr>
          <w:noProof/>
          <w:lang w:val="en-GB"/>
        </w:rPr>
        <w:t>, 21-31. (doi:10.1016/j.neuron.2009.12.006).</w:t>
      </w:r>
      <w:bookmarkEnd w:id="135"/>
    </w:p>
    <w:p w14:paraId="588A4E3F" w14:textId="77777777" w:rsidR="00123156" w:rsidRPr="00123156" w:rsidRDefault="00123156" w:rsidP="00117023">
      <w:pPr>
        <w:rPr>
          <w:noProof/>
          <w:lang w:val="en-GB"/>
        </w:rPr>
      </w:pPr>
      <w:bookmarkStart w:id="136" w:name="_ENREF_71"/>
      <w:r w:rsidRPr="00123156">
        <w:rPr>
          <w:noProof/>
          <w:lang w:val="en-GB"/>
        </w:rPr>
        <w:lastRenderedPageBreak/>
        <w:t xml:space="preserve">[71] Fine, I., Wade, A.R., Brewer, A.A., May, M.G., Goodman, D.F., Boynton, G.M., Wandell, B.A. &amp; MacLeod, D.I. 2003 Long-term deprivation affects visual perception and cortex. </w:t>
      </w:r>
      <w:r w:rsidRPr="00123156">
        <w:rPr>
          <w:i/>
          <w:noProof/>
          <w:lang w:val="en-GB"/>
        </w:rPr>
        <w:t>Nat Neurosci</w:t>
      </w:r>
      <w:r w:rsidRPr="00123156">
        <w:rPr>
          <w:noProof/>
          <w:lang w:val="en-GB"/>
        </w:rPr>
        <w:t xml:space="preserve"> </w:t>
      </w:r>
      <w:r w:rsidRPr="00123156">
        <w:rPr>
          <w:b/>
          <w:noProof/>
          <w:lang w:val="en-GB"/>
        </w:rPr>
        <w:t>6</w:t>
      </w:r>
      <w:r w:rsidRPr="00123156">
        <w:rPr>
          <w:noProof/>
          <w:lang w:val="en-GB"/>
        </w:rPr>
        <w:t>, 915-916. (doi:10.1038/nn1102).</w:t>
      </w:r>
      <w:bookmarkEnd w:id="136"/>
    </w:p>
    <w:p w14:paraId="52C950ED" w14:textId="77777777" w:rsidR="00123156" w:rsidRPr="00123156" w:rsidRDefault="00123156" w:rsidP="00117023">
      <w:pPr>
        <w:rPr>
          <w:noProof/>
          <w:lang w:val="en-GB"/>
        </w:rPr>
      </w:pPr>
      <w:bookmarkStart w:id="137" w:name="_ENREF_72"/>
      <w:r w:rsidRPr="00123156">
        <w:rPr>
          <w:noProof/>
          <w:lang w:val="en-GB"/>
        </w:rPr>
        <w:t xml:space="preserve">[72] Masuda, Y., Dumoulin, S.O., Nakadomari, S. &amp; Wandell, B.A. 2008 V1 projection zone signals in human macular degeneration depend on task, not stimulus. </w:t>
      </w:r>
      <w:r w:rsidRPr="00123156">
        <w:rPr>
          <w:i/>
          <w:noProof/>
          <w:lang w:val="en-GB"/>
        </w:rPr>
        <w:t>Cereb Cortex</w:t>
      </w:r>
      <w:r w:rsidRPr="00123156">
        <w:rPr>
          <w:noProof/>
          <w:lang w:val="en-GB"/>
        </w:rPr>
        <w:t xml:space="preserve"> </w:t>
      </w:r>
      <w:r w:rsidRPr="00123156">
        <w:rPr>
          <w:b/>
          <w:noProof/>
          <w:lang w:val="en-GB"/>
        </w:rPr>
        <w:t>18</w:t>
      </w:r>
      <w:r w:rsidRPr="00123156">
        <w:rPr>
          <w:noProof/>
          <w:lang w:val="en-GB"/>
        </w:rPr>
        <w:t>, 2483-2493. (doi:10.1093/cercor/bhm256).</w:t>
      </w:r>
      <w:bookmarkEnd w:id="137"/>
    </w:p>
    <w:p w14:paraId="5134F958" w14:textId="77777777" w:rsidR="00123156" w:rsidRPr="00123156" w:rsidRDefault="00123156" w:rsidP="00117023">
      <w:pPr>
        <w:rPr>
          <w:noProof/>
          <w:lang w:val="en-GB"/>
        </w:rPr>
      </w:pPr>
      <w:bookmarkStart w:id="138" w:name="_ENREF_73"/>
      <w:r w:rsidRPr="00123156">
        <w:rPr>
          <w:noProof/>
          <w:lang w:val="en-GB"/>
        </w:rPr>
        <w:t xml:space="preserve">[73] Baseler, H.A., Gouws, A., Haak, K.V., Racey, C., Crossland, M.D., Tufail, A., Rubin, G.S., Cornelissen, F.W. &amp; Morland, A.B. 2011 Large-scale remapping of visual cortex is absent in adult humans with macular degeneration. </w:t>
      </w:r>
      <w:r w:rsidRPr="00123156">
        <w:rPr>
          <w:i/>
          <w:noProof/>
          <w:lang w:val="en-GB"/>
        </w:rPr>
        <w:t>Nat Neurosci</w:t>
      </w:r>
      <w:r w:rsidRPr="00123156">
        <w:rPr>
          <w:noProof/>
          <w:lang w:val="en-GB"/>
        </w:rPr>
        <w:t xml:space="preserve"> </w:t>
      </w:r>
      <w:r w:rsidRPr="00123156">
        <w:rPr>
          <w:b/>
          <w:noProof/>
          <w:lang w:val="en-GB"/>
        </w:rPr>
        <w:t>14</w:t>
      </w:r>
      <w:r w:rsidRPr="00123156">
        <w:rPr>
          <w:noProof/>
          <w:lang w:val="en-GB"/>
        </w:rPr>
        <w:t>, 649-655. (doi:10.1038/nn.2793).</w:t>
      </w:r>
      <w:bookmarkEnd w:id="138"/>
    </w:p>
    <w:p w14:paraId="2CEFD490" w14:textId="77777777" w:rsidR="00123156" w:rsidRPr="00123156" w:rsidRDefault="00123156" w:rsidP="00117023">
      <w:pPr>
        <w:rPr>
          <w:noProof/>
          <w:lang w:val="en-GB"/>
        </w:rPr>
      </w:pPr>
      <w:bookmarkStart w:id="139" w:name="_ENREF_74"/>
      <w:r w:rsidRPr="00123156">
        <w:rPr>
          <w:noProof/>
          <w:lang w:val="en-GB"/>
        </w:rPr>
        <w:t xml:space="preserve">[74] Baker, C.I., Peli, E., Knouf, N. &amp; Kanwisher, N.G. 2005 Reorganization of visual processing in macular degeneration. </w:t>
      </w:r>
      <w:r w:rsidRPr="00123156">
        <w:rPr>
          <w:i/>
          <w:noProof/>
          <w:lang w:val="en-GB"/>
        </w:rPr>
        <w:t>J Neurosci</w:t>
      </w:r>
      <w:r w:rsidRPr="00123156">
        <w:rPr>
          <w:noProof/>
          <w:lang w:val="en-GB"/>
        </w:rPr>
        <w:t xml:space="preserve"> </w:t>
      </w:r>
      <w:r w:rsidRPr="00123156">
        <w:rPr>
          <w:b/>
          <w:noProof/>
          <w:lang w:val="en-GB"/>
        </w:rPr>
        <w:t>25</w:t>
      </w:r>
      <w:r w:rsidRPr="00123156">
        <w:rPr>
          <w:noProof/>
          <w:lang w:val="en-GB"/>
        </w:rPr>
        <w:t>, 614-618.</w:t>
      </w:r>
      <w:bookmarkEnd w:id="139"/>
    </w:p>
    <w:p w14:paraId="7DFB50FC" w14:textId="77777777" w:rsidR="00123156" w:rsidRPr="00123156" w:rsidRDefault="00123156" w:rsidP="00117023">
      <w:pPr>
        <w:rPr>
          <w:noProof/>
          <w:lang w:val="en-GB"/>
        </w:rPr>
      </w:pPr>
      <w:bookmarkStart w:id="140" w:name="_ENREF_75"/>
      <w:r w:rsidRPr="00123156">
        <w:rPr>
          <w:noProof/>
          <w:lang w:val="en-GB"/>
        </w:rPr>
        <w:t xml:space="preserve">[75] Baker, C.I., Dilks, D.D., Peli, E. &amp; Kanwisher, N. 2008 Reorganization of visual processing in macular degeneration: replication and clues about the role of foveal loss. </w:t>
      </w:r>
      <w:r w:rsidRPr="00123156">
        <w:rPr>
          <w:i/>
          <w:noProof/>
          <w:lang w:val="en-GB"/>
        </w:rPr>
        <w:t>Vision Res</w:t>
      </w:r>
      <w:r w:rsidRPr="00123156">
        <w:rPr>
          <w:noProof/>
          <w:lang w:val="en-GB"/>
        </w:rPr>
        <w:t xml:space="preserve"> </w:t>
      </w:r>
      <w:r w:rsidRPr="00123156">
        <w:rPr>
          <w:b/>
          <w:noProof/>
          <w:lang w:val="en-GB"/>
        </w:rPr>
        <w:t>48</w:t>
      </w:r>
      <w:r w:rsidRPr="00123156">
        <w:rPr>
          <w:noProof/>
          <w:lang w:val="en-GB"/>
        </w:rPr>
        <w:t>, 1910-1919. (doi:10.1016/j.visres.2008.05.020).</w:t>
      </w:r>
      <w:bookmarkEnd w:id="140"/>
    </w:p>
    <w:p w14:paraId="14D3BC12" w14:textId="77777777" w:rsidR="00123156" w:rsidRPr="00123156" w:rsidRDefault="00123156" w:rsidP="00117023">
      <w:pPr>
        <w:rPr>
          <w:noProof/>
          <w:lang w:val="en-GB"/>
        </w:rPr>
      </w:pPr>
      <w:bookmarkStart w:id="141" w:name="_ENREF_76"/>
      <w:r w:rsidRPr="00123156">
        <w:rPr>
          <w:noProof/>
          <w:lang w:val="en-GB"/>
        </w:rPr>
        <w:t xml:space="preserve">[76] Dilks, D.D., Baker, C.I., Peli, E. &amp; Kanwisher, N. 2009 Reorganization of visual processing in macular degeneration is not specific to the "preferred retinal locus". </w:t>
      </w:r>
      <w:r w:rsidRPr="00123156">
        <w:rPr>
          <w:i/>
          <w:noProof/>
          <w:lang w:val="en-GB"/>
        </w:rPr>
        <w:t>J Neurosci</w:t>
      </w:r>
      <w:r w:rsidRPr="00123156">
        <w:rPr>
          <w:noProof/>
          <w:lang w:val="en-GB"/>
        </w:rPr>
        <w:t xml:space="preserve"> </w:t>
      </w:r>
      <w:r w:rsidRPr="00123156">
        <w:rPr>
          <w:b/>
          <w:noProof/>
          <w:lang w:val="en-GB"/>
        </w:rPr>
        <w:t>29</w:t>
      </w:r>
      <w:r w:rsidRPr="00123156">
        <w:rPr>
          <w:noProof/>
          <w:lang w:val="en-GB"/>
        </w:rPr>
        <w:t>, 2768-2773. (doi:10.1523/JNEUROSCI.5258-08.2009).</w:t>
      </w:r>
      <w:bookmarkEnd w:id="141"/>
    </w:p>
    <w:p w14:paraId="31E3643D" w14:textId="77777777" w:rsidR="00123156" w:rsidRPr="00123156" w:rsidRDefault="00123156" w:rsidP="00117023">
      <w:pPr>
        <w:rPr>
          <w:noProof/>
          <w:lang w:val="en-GB"/>
        </w:rPr>
      </w:pPr>
      <w:bookmarkStart w:id="142" w:name="_ENREF_77"/>
      <w:r w:rsidRPr="00123156">
        <w:rPr>
          <w:noProof/>
          <w:lang w:val="en-GB"/>
        </w:rPr>
        <w:t xml:space="preserve">[77] Sunness, J.S., Liu, T. &amp; Yantis, S. 2004 Retinotopic mapping of the visual cortex using functional magnetic resonance imaging in a patient with central scotomas from atrophic macular degeneration. </w:t>
      </w:r>
      <w:r w:rsidRPr="00123156">
        <w:rPr>
          <w:i/>
          <w:noProof/>
          <w:lang w:val="en-GB"/>
        </w:rPr>
        <w:t>Ophthalmology</w:t>
      </w:r>
      <w:r w:rsidRPr="00123156">
        <w:rPr>
          <w:noProof/>
          <w:lang w:val="en-GB"/>
        </w:rPr>
        <w:t xml:space="preserve"> </w:t>
      </w:r>
      <w:r w:rsidRPr="00123156">
        <w:rPr>
          <w:b/>
          <w:noProof/>
          <w:lang w:val="en-GB"/>
        </w:rPr>
        <w:t>111</w:t>
      </w:r>
      <w:r w:rsidRPr="00123156">
        <w:rPr>
          <w:noProof/>
          <w:lang w:val="en-GB"/>
        </w:rPr>
        <w:t>, 1595-1598. (doi:10.1016/j.ophtha.2003.12.050).</w:t>
      </w:r>
      <w:bookmarkEnd w:id="142"/>
    </w:p>
    <w:p w14:paraId="7402A0FE" w14:textId="77777777" w:rsidR="00123156" w:rsidRPr="00123156" w:rsidRDefault="00123156" w:rsidP="00117023">
      <w:pPr>
        <w:rPr>
          <w:noProof/>
          <w:lang w:val="en-GB"/>
        </w:rPr>
      </w:pPr>
      <w:bookmarkStart w:id="143" w:name="_ENREF_78"/>
      <w:r w:rsidRPr="00123156">
        <w:rPr>
          <w:noProof/>
          <w:lang w:val="en-GB"/>
        </w:rPr>
        <w:t xml:space="preserve">[78] Masuda, Y., Horiguchi, H., Dumoulin, S.O., Furuta, A., Miyauchi, S., Nakadomari, S. &amp; Wandell, B.A. 2010 Task-dependent V1 responses in human retinitis pigmentosa. </w:t>
      </w:r>
      <w:r w:rsidRPr="00123156">
        <w:rPr>
          <w:i/>
          <w:noProof/>
          <w:lang w:val="en-GB"/>
        </w:rPr>
        <w:t>Invest Ophthalmol Vis Sci</w:t>
      </w:r>
      <w:r w:rsidRPr="00123156">
        <w:rPr>
          <w:noProof/>
          <w:lang w:val="en-GB"/>
        </w:rPr>
        <w:t xml:space="preserve"> </w:t>
      </w:r>
      <w:r w:rsidRPr="00123156">
        <w:rPr>
          <w:b/>
          <w:noProof/>
          <w:lang w:val="en-GB"/>
        </w:rPr>
        <w:t>51</w:t>
      </w:r>
      <w:r w:rsidRPr="00123156">
        <w:rPr>
          <w:noProof/>
          <w:lang w:val="en-GB"/>
        </w:rPr>
        <w:t>, 5356-5364. (doi:10.1167/iovs.09-4775).</w:t>
      </w:r>
      <w:bookmarkEnd w:id="143"/>
    </w:p>
    <w:p w14:paraId="747589EF" w14:textId="77777777" w:rsidR="00123156" w:rsidRPr="00123156" w:rsidRDefault="00123156" w:rsidP="00117023">
      <w:pPr>
        <w:rPr>
          <w:noProof/>
          <w:lang w:val="en-GB"/>
        </w:rPr>
      </w:pPr>
      <w:bookmarkStart w:id="144" w:name="_ENREF_79"/>
      <w:r w:rsidRPr="00123156">
        <w:rPr>
          <w:noProof/>
          <w:lang w:val="en-GB"/>
        </w:rPr>
        <w:t xml:space="preserve">[79] Georgeson, M.A. &amp; Sullivan, G.D. 1975 Contrast constancy: deblurring in human vision by spatial frequency channels. </w:t>
      </w:r>
      <w:r w:rsidRPr="00123156">
        <w:rPr>
          <w:i/>
          <w:noProof/>
          <w:lang w:val="en-GB"/>
        </w:rPr>
        <w:t>J Physiol (Lond)</w:t>
      </w:r>
      <w:r w:rsidRPr="00123156">
        <w:rPr>
          <w:noProof/>
          <w:lang w:val="en-GB"/>
        </w:rPr>
        <w:t xml:space="preserve"> </w:t>
      </w:r>
      <w:r w:rsidRPr="00123156">
        <w:rPr>
          <w:b/>
          <w:noProof/>
          <w:lang w:val="en-GB"/>
        </w:rPr>
        <w:t>252</w:t>
      </w:r>
      <w:r w:rsidRPr="00123156">
        <w:rPr>
          <w:noProof/>
          <w:lang w:val="en-GB"/>
        </w:rPr>
        <w:t>, 627-656.</w:t>
      </w:r>
      <w:bookmarkEnd w:id="144"/>
    </w:p>
    <w:p w14:paraId="4BA9EBE6" w14:textId="77777777" w:rsidR="00123156" w:rsidRPr="00123156" w:rsidRDefault="00123156" w:rsidP="00117023">
      <w:pPr>
        <w:rPr>
          <w:noProof/>
          <w:lang w:val="en-GB"/>
        </w:rPr>
      </w:pPr>
      <w:bookmarkStart w:id="145" w:name="_ENREF_80"/>
      <w:r w:rsidRPr="00123156">
        <w:rPr>
          <w:noProof/>
          <w:lang w:val="en-GB"/>
        </w:rPr>
        <w:lastRenderedPageBreak/>
        <w:t xml:space="preserve">[80] Falconbridge, M., Wozny, D., Shams, L. &amp; Engel, S.A. 2009 Adapting to altered image statistics using processed video. </w:t>
      </w:r>
      <w:r w:rsidRPr="00123156">
        <w:rPr>
          <w:i/>
          <w:noProof/>
          <w:lang w:val="en-GB"/>
        </w:rPr>
        <w:t>Vision Res</w:t>
      </w:r>
      <w:r w:rsidRPr="00123156">
        <w:rPr>
          <w:noProof/>
          <w:lang w:val="en-GB"/>
        </w:rPr>
        <w:t xml:space="preserve"> </w:t>
      </w:r>
      <w:r w:rsidRPr="00123156">
        <w:rPr>
          <w:b/>
          <w:noProof/>
          <w:lang w:val="en-GB"/>
        </w:rPr>
        <w:t>49</w:t>
      </w:r>
      <w:r w:rsidRPr="00123156">
        <w:rPr>
          <w:noProof/>
          <w:lang w:val="en-GB"/>
        </w:rPr>
        <w:t>, 1757-1764.</w:t>
      </w:r>
      <w:bookmarkEnd w:id="145"/>
    </w:p>
    <w:p w14:paraId="31BF1E6A" w14:textId="77777777" w:rsidR="00123156" w:rsidRPr="00123156" w:rsidRDefault="00123156" w:rsidP="00117023">
      <w:pPr>
        <w:rPr>
          <w:noProof/>
          <w:lang w:val="en-GB"/>
        </w:rPr>
      </w:pPr>
      <w:bookmarkStart w:id="146" w:name="_ENREF_81"/>
      <w:r w:rsidRPr="00123156">
        <w:rPr>
          <w:noProof/>
          <w:lang w:val="en-GB"/>
        </w:rPr>
        <w:t xml:space="preserve">[81] Bao, M. &amp; Engel, S.A. 2012 Distinct mechanism for long-term contrast adaptation. </w:t>
      </w:r>
      <w:r w:rsidRPr="00123156">
        <w:rPr>
          <w:i/>
          <w:noProof/>
          <w:lang w:val="en-GB"/>
        </w:rPr>
        <w:t>Proc Natl Acad Sci U S A</w:t>
      </w:r>
      <w:r w:rsidRPr="00123156">
        <w:rPr>
          <w:noProof/>
          <w:lang w:val="en-GB"/>
        </w:rPr>
        <w:t xml:space="preserve"> </w:t>
      </w:r>
      <w:r w:rsidRPr="00123156">
        <w:rPr>
          <w:b/>
          <w:noProof/>
          <w:lang w:val="en-GB"/>
        </w:rPr>
        <w:t>109</w:t>
      </w:r>
      <w:r w:rsidRPr="00123156">
        <w:rPr>
          <w:noProof/>
          <w:lang w:val="en-GB"/>
        </w:rPr>
        <w:t>, 5898-5903. (doi:10.1073/pnas.1113503109).</w:t>
      </w:r>
      <w:bookmarkEnd w:id="146"/>
    </w:p>
    <w:p w14:paraId="729EA720" w14:textId="77777777" w:rsidR="00123156" w:rsidRPr="00123156" w:rsidRDefault="00123156" w:rsidP="00117023">
      <w:pPr>
        <w:rPr>
          <w:noProof/>
          <w:lang w:val="en-GB"/>
        </w:rPr>
      </w:pPr>
      <w:bookmarkStart w:id="147" w:name="_ENREF_82"/>
      <w:r w:rsidRPr="00123156">
        <w:rPr>
          <w:noProof/>
          <w:lang w:val="en-GB"/>
        </w:rPr>
        <w:t xml:space="preserve">[82] Webster, M.A., Georgeson, M.A. &amp; Webster, S.M. 2002 Neural adjustments to image blur. </w:t>
      </w:r>
      <w:r w:rsidRPr="00123156">
        <w:rPr>
          <w:i/>
          <w:noProof/>
          <w:lang w:val="en-GB"/>
        </w:rPr>
        <w:t>Nat Neurosci</w:t>
      </w:r>
      <w:r w:rsidRPr="00123156">
        <w:rPr>
          <w:noProof/>
          <w:lang w:val="en-GB"/>
        </w:rPr>
        <w:t xml:space="preserve"> </w:t>
      </w:r>
      <w:r w:rsidRPr="00123156">
        <w:rPr>
          <w:b/>
          <w:noProof/>
          <w:lang w:val="en-GB"/>
        </w:rPr>
        <w:t>5</w:t>
      </w:r>
      <w:r w:rsidRPr="00123156">
        <w:rPr>
          <w:noProof/>
          <w:lang w:val="en-GB"/>
        </w:rPr>
        <w:t>, 839-840. (doi:10.1038/nn906).</w:t>
      </w:r>
      <w:bookmarkEnd w:id="147"/>
    </w:p>
    <w:p w14:paraId="4D3CD937" w14:textId="77777777" w:rsidR="00123156" w:rsidRPr="00123156" w:rsidRDefault="00123156" w:rsidP="00117023">
      <w:pPr>
        <w:rPr>
          <w:noProof/>
          <w:lang w:val="en-GB"/>
        </w:rPr>
      </w:pPr>
      <w:bookmarkStart w:id="148" w:name="_ENREF_83"/>
      <w:r w:rsidRPr="00123156">
        <w:rPr>
          <w:noProof/>
          <w:lang w:val="en-GB"/>
        </w:rPr>
        <w:t xml:space="preserve">[83] Vaziri-Pashkam, M. &amp; Cavanagh, P. 2008 Apparent speed increases at low luminance. </w:t>
      </w:r>
      <w:r w:rsidRPr="00123156">
        <w:rPr>
          <w:i/>
          <w:noProof/>
          <w:lang w:val="en-GB"/>
        </w:rPr>
        <w:t>J Vis</w:t>
      </w:r>
      <w:r w:rsidRPr="00123156">
        <w:rPr>
          <w:noProof/>
          <w:lang w:val="en-GB"/>
        </w:rPr>
        <w:t xml:space="preserve"> </w:t>
      </w:r>
      <w:r w:rsidRPr="00123156">
        <w:rPr>
          <w:b/>
          <w:noProof/>
          <w:lang w:val="en-GB"/>
        </w:rPr>
        <w:t>8</w:t>
      </w:r>
      <w:r w:rsidRPr="00123156">
        <w:rPr>
          <w:noProof/>
          <w:lang w:val="en-GB"/>
        </w:rPr>
        <w:t>, 1-12.</w:t>
      </w:r>
      <w:bookmarkEnd w:id="148"/>
    </w:p>
    <w:p w14:paraId="60E52BDC" w14:textId="77777777" w:rsidR="00123156" w:rsidRPr="00123156" w:rsidRDefault="00123156" w:rsidP="00117023">
      <w:pPr>
        <w:rPr>
          <w:noProof/>
          <w:lang w:val="en-GB"/>
        </w:rPr>
      </w:pPr>
      <w:bookmarkStart w:id="149" w:name="_ENREF_84"/>
      <w:r w:rsidRPr="00123156">
        <w:rPr>
          <w:noProof/>
          <w:lang w:val="en-GB"/>
        </w:rPr>
        <w:t xml:space="preserve">[84] Johnston, A. 2010 Modulation of time perception by visual adaptation. In </w:t>
      </w:r>
      <w:r w:rsidRPr="00123156">
        <w:rPr>
          <w:i/>
          <w:noProof/>
          <w:lang w:val="en-GB"/>
        </w:rPr>
        <w:t>Attention and Time</w:t>
      </w:r>
      <w:r w:rsidRPr="00123156">
        <w:rPr>
          <w:noProof/>
          <w:lang w:val="en-GB"/>
        </w:rPr>
        <w:t xml:space="preserve"> (eds. A.C. Nobre &amp; J.T. Coull), pp. 187-2000, Oxford University Press.</w:t>
      </w:r>
      <w:bookmarkEnd w:id="149"/>
    </w:p>
    <w:p w14:paraId="2CD6B47D" w14:textId="77777777" w:rsidR="00123156" w:rsidRPr="00123156" w:rsidRDefault="00123156" w:rsidP="00117023">
      <w:pPr>
        <w:rPr>
          <w:noProof/>
          <w:lang w:val="en-GB"/>
        </w:rPr>
      </w:pPr>
      <w:bookmarkStart w:id="150" w:name="_ENREF_85"/>
      <w:r w:rsidRPr="00123156">
        <w:rPr>
          <w:noProof/>
          <w:lang w:val="en-GB"/>
        </w:rPr>
        <w:t xml:space="preserve">[85] Bruno, A., Ng, E. &amp; Johnston, A. 2013 Motion-direction specificity for adaptation-induced duration compression depends on temporal frequency. </w:t>
      </w:r>
      <w:r w:rsidRPr="00123156">
        <w:rPr>
          <w:i/>
          <w:noProof/>
          <w:lang w:val="en-GB"/>
        </w:rPr>
        <w:t>J Vis</w:t>
      </w:r>
      <w:r w:rsidRPr="00123156">
        <w:rPr>
          <w:noProof/>
          <w:lang w:val="en-GB"/>
        </w:rPr>
        <w:t xml:space="preserve"> </w:t>
      </w:r>
      <w:r w:rsidRPr="00123156">
        <w:rPr>
          <w:b/>
          <w:noProof/>
          <w:lang w:val="en-GB"/>
        </w:rPr>
        <w:t>13</w:t>
      </w:r>
      <w:r w:rsidRPr="00123156">
        <w:rPr>
          <w:noProof/>
          <w:lang w:val="en-GB"/>
        </w:rPr>
        <w:t>, 19. (doi:10.1167/13.12.19).</w:t>
      </w:r>
      <w:bookmarkEnd w:id="150"/>
    </w:p>
    <w:p w14:paraId="1155D0FF" w14:textId="34331604" w:rsidR="00123156" w:rsidRDefault="00123156" w:rsidP="00117023">
      <w:pPr>
        <w:rPr>
          <w:noProof/>
          <w:lang w:val="en-GB"/>
        </w:rPr>
      </w:pPr>
      <w:bookmarkStart w:id="151" w:name="_ENREF_86"/>
      <w:r w:rsidRPr="00123156">
        <w:rPr>
          <w:noProof/>
          <w:lang w:val="en-GB"/>
        </w:rPr>
        <w:t xml:space="preserve">[86] Ahuja, A.K., Behrend, M.R., Kuroda, M., Humayun, M.S. &amp; Weiland, J.D. 2008 An in vitro model of a retinal prosthesis. </w:t>
      </w:r>
      <w:r w:rsidRPr="00123156">
        <w:rPr>
          <w:i/>
          <w:noProof/>
          <w:lang w:val="en-GB"/>
        </w:rPr>
        <w:t>Biomedical Engineering, IEEE Transactions on</w:t>
      </w:r>
      <w:r w:rsidRPr="00123156">
        <w:rPr>
          <w:noProof/>
          <w:lang w:val="en-GB"/>
        </w:rPr>
        <w:t xml:space="preserve"> </w:t>
      </w:r>
      <w:r w:rsidRPr="00123156">
        <w:rPr>
          <w:b/>
          <w:noProof/>
          <w:lang w:val="en-GB"/>
        </w:rPr>
        <w:t>55</w:t>
      </w:r>
      <w:r w:rsidRPr="00123156">
        <w:rPr>
          <w:noProof/>
          <w:lang w:val="en-GB"/>
        </w:rPr>
        <w:t>, 1744-1753.</w:t>
      </w:r>
      <w:bookmarkEnd w:id="151"/>
    </w:p>
    <w:p w14:paraId="5F423A53" w14:textId="63A0226E" w:rsidR="00CD6365" w:rsidRPr="00DC6DFA" w:rsidRDefault="00C00AB2" w:rsidP="00CD6365">
      <w:pPr>
        <w:pStyle w:val="Heading1"/>
        <w:rPr>
          <w:lang w:val="en-GB"/>
        </w:rPr>
      </w:pPr>
      <w:r w:rsidRPr="00DC6DFA">
        <w:rPr>
          <w:lang w:val="en-GB"/>
        </w:rPr>
        <w:fldChar w:fldCharType="end"/>
      </w:r>
      <w:r w:rsidR="00CD6365" w:rsidRPr="00DC6DFA">
        <w:rPr>
          <w:lang w:val="en-GB"/>
        </w:rPr>
        <w:t>Figure Legends</w:t>
      </w:r>
    </w:p>
    <w:p w14:paraId="5A9B451C" w14:textId="77777777" w:rsidR="00C758D6" w:rsidRDefault="00CD6365">
      <w:pPr>
        <w:pStyle w:val="TableofFigures"/>
        <w:tabs>
          <w:tab w:val="right" w:leader="dot" w:pos="9350"/>
        </w:tabs>
        <w:rPr>
          <w:rFonts w:asciiTheme="minorHAnsi" w:eastAsiaTheme="minorEastAsia" w:hAnsiTheme="minorHAnsi" w:cstheme="minorBidi"/>
          <w:noProof/>
          <w:color w:val="auto"/>
          <w:sz w:val="22"/>
          <w:szCs w:val="22"/>
        </w:rPr>
      </w:pPr>
      <w:r w:rsidRPr="00DC6DFA">
        <w:rPr>
          <w:lang w:val="en-GB"/>
        </w:rPr>
        <w:fldChar w:fldCharType="begin"/>
      </w:r>
      <w:r w:rsidRPr="00DC6DFA">
        <w:rPr>
          <w:lang w:val="en-GB"/>
        </w:rPr>
        <w:instrText xml:space="preserve"> TOC \n \h \z \c "Figure" </w:instrText>
      </w:r>
      <w:r w:rsidRPr="00DC6DFA">
        <w:rPr>
          <w:lang w:val="en-GB"/>
        </w:rPr>
        <w:fldChar w:fldCharType="separate"/>
      </w:r>
      <w:hyperlink w:anchor="_Toc415149741" w:history="1">
        <w:r w:rsidR="00C758D6" w:rsidRPr="00751CFF">
          <w:rPr>
            <w:rStyle w:val="Hyperlink"/>
            <w:noProof/>
            <w:lang w:val="en-GB"/>
          </w:rPr>
          <w:t xml:space="preserve">Figure 1. </w:t>
        </w:r>
        <w:r w:rsidR="00C758D6" w:rsidRPr="00751CFF">
          <w:rPr>
            <w:rStyle w:val="Hyperlink"/>
            <w:rFonts w:cstheme="minorHAnsi"/>
            <w:noProof/>
            <w:lang w:val="en-GB"/>
          </w:rPr>
          <w:t xml:space="preserve">A simulation of the perceptual information carried by ON- and OFF-centre pathways. (Column A) Two example images: a white-on-black eye-chart and a frame of a natural scene movie of a child scooting. Both subtend 24 degrees of visual angle. (Column B) These two images were convolved by a bank of difference of Gaussian filters followed by rectification to provide a rough approximation of the information carried by ON-centre pathways. (Column C) Images filtered by an inverted version of the same bank of Gaussian filters followed by rectification provides a rough approximation of the information carried by OFF-centre pathways. (Column D) The difference of the images of Panels B and C restore a band-pass version of the original image. (Column E) The sum of the images Panels B and C, represents an approximation of one potential perceptual outcome of simultaneously </w:t>
        </w:r>
        <w:r w:rsidR="00C758D6" w:rsidRPr="00751CFF">
          <w:rPr>
            <w:rStyle w:val="Hyperlink"/>
            <w:rFonts w:cstheme="minorHAnsi"/>
            <w:noProof/>
            <w:lang w:val="en-GB"/>
          </w:rPr>
          <w:lastRenderedPageBreak/>
          <w:t>stimulating both ON-centre and OFF-centre pathways. Movie versions are shown for Panels A-E in Supplementary Materials.</w:t>
        </w:r>
      </w:hyperlink>
    </w:p>
    <w:p w14:paraId="11B732E5" w14:textId="77777777" w:rsidR="00C758D6" w:rsidRDefault="00767DC4">
      <w:pPr>
        <w:pStyle w:val="TableofFigures"/>
        <w:tabs>
          <w:tab w:val="right" w:leader="dot" w:pos="9350"/>
        </w:tabs>
        <w:rPr>
          <w:rFonts w:asciiTheme="minorHAnsi" w:eastAsiaTheme="minorEastAsia" w:hAnsiTheme="minorHAnsi" w:cstheme="minorBidi"/>
          <w:noProof/>
          <w:color w:val="auto"/>
          <w:sz w:val="22"/>
          <w:szCs w:val="22"/>
        </w:rPr>
      </w:pPr>
      <w:hyperlink w:anchor="_Toc415149742" w:history="1">
        <w:r w:rsidR="00C758D6" w:rsidRPr="00751CFF">
          <w:rPr>
            <w:rStyle w:val="Hyperlink"/>
            <w:noProof/>
          </w:rPr>
          <w:t xml:space="preserve">Figure 2. </w:t>
        </w:r>
        <w:r w:rsidR="00C758D6" w:rsidRPr="00751CFF">
          <w:rPr>
            <w:rStyle w:val="Hyperlink"/>
            <w:noProof/>
            <w:lang w:val="en-GB"/>
          </w:rPr>
          <w:t xml:space="preserve">An example of how a model of retinal axonal pathways can predict patient percepts. </w:t>
        </w:r>
        <w:r w:rsidR="00C758D6" w:rsidRPr="00751CFF">
          <w:rPr>
            <w:rStyle w:val="Hyperlink"/>
            <w:rFonts w:eastAsia="Times New Roman" w:cstheme="minorHAnsi"/>
            <w:bCs/>
            <w:noProof/>
            <w:lang w:val="en-GB"/>
          </w:rPr>
          <w:t>(A) Schematic of why axonal stimulation results in axon comets. Each image of the retina is flipped so that the upper region of the retina represents the upper visual field. The modelled axon trajectories (green lines) are based on</w:t>
        </w:r>
        <w:r w:rsidR="00C758D6" w:rsidRPr="00751CFF">
          <w:rPr>
            <w:rStyle w:val="Hyperlink"/>
            <w:noProof/>
            <w:lang w:val="en-GB"/>
          </w:rPr>
          <w:t xml:space="preserve"> a computational model of axon fibre trajectories developed using traced nerve fibre bundle trajectories extracted from fundus photographs of 55 human subjects. </w:t>
        </w:r>
        <w:r w:rsidR="00C758D6" w:rsidRPr="00751CFF">
          <w:rPr>
            <w:rStyle w:val="Hyperlink"/>
            <w:rFonts w:eastAsia="Times New Roman" w:cstheme="minorHAnsi"/>
            <w:bCs/>
            <w:noProof/>
            <w:lang w:val="en-GB"/>
          </w:rPr>
          <w:t xml:space="preserve">[51]. The red circles represent ganglion cell bodies whose axon fibres pass underneath the electrode on their way to the optic nerve, yellow shading represents a perceptual ‘axon-comet’. The dotted red box outlines the retinal regions shown in Panels B-D. </w:t>
        </w:r>
        <w:r w:rsidR="00C758D6" w:rsidRPr="00751CFF">
          <w:rPr>
            <w:rStyle w:val="Hyperlink"/>
            <w:noProof/>
            <w:lang w:val="en-GB"/>
          </w:rPr>
          <w:t>(B, C) A subject implanted with the Argus 1 prosthesis (this array contained interleaved 250 and 500</w:t>
        </w:r>
        <w:r w:rsidR="00C758D6" w:rsidRPr="00751CFF">
          <w:rPr>
            <w:rStyle w:val="Hyperlink"/>
            <w:rFonts w:ascii="Symbol" w:hAnsi="Symbol"/>
            <w:noProof/>
            <w:lang w:val="en-GB"/>
          </w:rPr>
          <w:t></w:t>
        </w:r>
        <w:r w:rsidR="00C758D6" w:rsidRPr="00751CFF">
          <w:rPr>
            <w:rStyle w:val="Hyperlink"/>
            <w:noProof/>
            <w:lang w:val="en-GB"/>
          </w:rPr>
          <w:t>m electrodes) was simultaneously stimulated on two different pairs of electrodes. Each pair of stimulated electrodes are shown outlined in red. Predicted percepts generated using the model described above are shown in white. (D, E) Subject drawings (averaged over 5 trials) of the percepts induced by these stimulation patterns.</w:t>
        </w:r>
      </w:hyperlink>
    </w:p>
    <w:p w14:paraId="3C283377" w14:textId="77777777" w:rsidR="00C758D6" w:rsidRDefault="00767DC4">
      <w:pPr>
        <w:pStyle w:val="TableofFigures"/>
        <w:tabs>
          <w:tab w:val="right" w:leader="dot" w:pos="9350"/>
        </w:tabs>
        <w:rPr>
          <w:rFonts w:asciiTheme="minorHAnsi" w:eastAsiaTheme="minorEastAsia" w:hAnsiTheme="minorHAnsi" w:cstheme="minorBidi"/>
          <w:noProof/>
          <w:color w:val="auto"/>
          <w:sz w:val="22"/>
          <w:szCs w:val="22"/>
        </w:rPr>
      </w:pPr>
      <w:hyperlink w:anchor="_Toc415149743" w:history="1">
        <w:r w:rsidR="00C758D6" w:rsidRPr="00751CFF">
          <w:rPr>
            <w:rStyle w:val="Hyperlink"/>
            <w:noProof/>
            <w:lang w:val="en-GB"/>
          </w:rPr>
          <w:t xml:space="preserve">Figure 3. </w:t>
        </w:r>
        <w:r w:rsidR="00C758D6" w:rsidRPr="00751CFF">
          <w:rPr>
            <w:rStyle w:val="Hyperlink"/>
            <w:rFonts w:eastAsia="Times New Roman" w:cstheme="minorHAnsi"/>
            <w:bCs/>
            <w:noProof/>
            <w:lang w:val="en-GB"/>
          </w:rPr>
          <w:t xml:space="preserve">Simulations of perceptual distortions as a result of axonal stimulation. (A, B) Two images (the same as in </w:t>
        </w:r>
        <w:r w:rsidR="00C758D6" w:rsidRPr="00751CFF">
          <w:rPr>
            <w:rStyle w:val="Hyperlink"/>
            <w:noProof/>
            <w:lang w:val="en-GB"/>
          </w:rPr>
          <w:t>Figure 1</w:t>
        </w:r>
        <w:r w:rsidR="00C758D6" w:rsidRPr="00751CFF">
          <w:rPr>
            <w:rStyle w:val="Hyperlink"/>
            <w:rFonts w:eastAsia="Times New Roman" w:cstheme="minorHAnsi"/>
            <w:bCs/>
            <w:noProof/>
            <w:lang w:val="en-GB"/>
          </w:rPr>
          <w:t xml:space="preserve">) are overlaid on the retinal surface. The position of the electrode array (subtending 12 degrees) is shown by a red dotted box. (C, D) The predicted effect of axonal stimulation on the two images of </w:t>
        </w:r>
        <w:r w:rsidR="00C758D6" w:rsidRPr="00751CFF">
          <w:rPr>
            <w:rStyle w:val="Hyperlink"/>
            <w:noProof/>
            <w:lang w:val="en-GB"/>
          </w:rPr>
          <w:t>Figure 1</w:t>
        </w:r>
        <w:r w:rsidR="00C758D6" w:rsidRPr="00751CFF">
          <w:rPr>
            <w:rStyle w:val="Hyperlink"/>
            <w:rFonts w:eastAsia="Times New Roman" w:cstheme="minorHAnsi"/>
            <w:bCs/>
            <w:noProof/>
            <w:lang w:val="en-GB"/>
          </w:rPr>
          <w:t xml:space="preserve">B and D for </w:t>
        </w:r>
        <w:r w:rsidR="00C758D6" w:rsidRPr="00751CFF">
          <w:rPr>
            <w:rStyle w:val="Hyperlink"/>
            <w:rFonts w:ascii="Times New Roman" w:eastAsia="Times New Roman" w:hAnsi="Times New Roman"/>
            <w:bCs/>
            <w:noProof/>
            <w:lang w:val="en-GB"/>
          </w:rPr>
          <w:t>λ = 0.5, 1 and 2.</w:t>
        </w:r>
        <w:r w:rsidR="00C758D6" w:rsidRPr="00751CFF">
          <w:rPr>
            <w:rStyle w:val="Hyperlink"/>
            <w:rFonts w:cstheme="minorHAnsi"/>
            <w:noProof/>
            <w:lang w:val="en-GB"/>
          </w:rPr>
          <w:t xml:space="preserve"> Movie versions are shown in Supplementary Materials.</w:t>
        </w:r>
      </w:hyperlink>
    </w:p>
    <w:p w14:paraId="6D4B1F83" w14:textId="77777777" w:rsidR="00C758D6" w:rsidRDefault="00767DC4">
      <w:pPr>
        <w:pStyle w:val="TableofFigures"/>
        <w:tabs>
          <w:tab w:val="right" w:leader="dot" w:pos="9350"/>
        </w:tabs>
        <w:rPr>
          <w:rFonts w:asciiTheme="minorHAnsi" w:eastAsiaTheme="minorEastAsia" w:hAnsiTheme="minorHAnsi" w:cstheme="minorBidi"/>
          <w:noProof/>
          <w:color w:val="auto"/>
          <w:sz w:val="22"/>
          <w:szCs w:val="22"/>
        </w:rPr>
      </w:pPr>
      <w:hyperlink w:anchor="_Toc415149744" w:history="1">
        <w:r w:rsidR="00C758D6" w:rsidRPr="00751CFF">
          <w:rPr>
            <w:rStyle w:val="Hyperlink"/>
            <w:noProof/>
            <w:lang w:val="en-GB"/>
          </w:rPr>
          <w:t xml:space="preserve">Figure 4. Example of </w:t>
        </w:r>
        <w:r w:rsidR="00C758D6" w:rsidRPr="00751CFF">
          <w:rPr>
            <w:rStyle w:val="Hyperlink"/>
            <w:rFonts w:ascii="Times New Roman" w:eastAsia="Times New Roman" w:hAnsi="Times New Roman"/>
            <w:noProof/>
            <w:lang w:val="en-GB"/>
          </w:rPr>
          <w:t>one test within a standardized ‘Activities of daily living’ test proposed by [54, reprinted with their kind permission]. The subject is asked to identify, describe and localize objects while sitting at a table.</w:t>
        </w:r>
      </w:hyperlink>
    </w:p>
    <w:p w14:paraId="7604E923" w14:textId="77777777" w:rsidR="00C758D6" w:rsidRDefault="00767DC4">
      <w:pPr>
        <w:pStyle w:val="TableofFigures"/>
        <w:tabs>
          <w:tab w:val="right" w:leader="dot" w:pos="9350"/>
        </w:tabs>
        <w:rPr>
          <w:rFonts w:asciiTheme="minorHAnsi" w:eastAsiaTheme="minorEastAsia" w:hAnsiTheme="minorHAnsi" w:cstheme="minorBidi"/>
          <w:noProof/>
          <w:color w:val="auto"/>
          <w:sz w:val="22"/>
          <w:szCs w:val="22"/>
        </w:rPr>
      </w:pPr>
      <w:hyperlink w:anchor="_Toc415149745" w:history="1">
        <w:r w:rsidR="00C758D6" w:rsidRPr="00751CFF">
          <w:rPr>
            <w:rStyle w:val="Hyperlink"/>
            <w:noProof/>
            <w:lang w:val="en-GB"/>
          </w:rPr>
          <w:t xml:space="preserve">Figure 5. The perceptual effects of sluggish response kinetics. </w:t>
        </w:r>
        <w:r w:rsidR="00C758D6" w:rsidRPr="00751CFF">
          <w:rPr>
            <w:rStyle w:val="Hyperlink"/>
            <w:rFonts w:cstheme="minorHAnsi"/>
            <w:noProof/>
            <w:lang w:val="en-GB"/>
          </w:rPr>
          <w:t>(A) Response kinetics for LiGluR-MAG0</w:t>
        </w:r>
        <w:r w:rsidR="00C758D6" w:rsidRPr="00751CFF">
          <w:rPr>
            <w:rStyle w:val="Hyperlink"/>
            <w:rFonts w:cstheme="minorHAnsi"/>
            <w:noProof/>
            <w:vertAlign w:val="subscript"/>
            <w:lang w:val="en-GB"/>
          </w:rPr>
          <w:t>460</w:t>
        </w:r>
        <w:r w:rsidR="00C758D6" w:rsidRPr="00751CFF">
          <w:rPr>
            <w:rStyle w:val="Hyperlink"/>
            <w:rFonts w:cstheme="minorHAnsi"/>
            <w:noProof/>
            <w:lang w:val="en-GB"/>
          </w:rPr>
          <w:t xml:space="preserve"> and normal phototransduction. LiGluR-MAG0</w:t>
        </w:r>
        <w:r w:rsidR="00C758D6" w:rsidRPr="00751CFF">
          <w:rPr>
            <w:rStyle w:val="Hyperlink"/>
            <w:rFonts w:cstheme="minorHAnsi"/>
            <w:noProof/>
            <w:vertAlign w:val="subscript"/>
            <w:lang w:val="en-GB"/>
          </w:rPr>
          <w:t>460</w:t>
        </w:r>
        <w:r w:rsidR="00C758D6" w:rsidRPr="00751CFF">
          <w:rPr>
            <w:rStyle w:val="Hyperlink"/>
            <w:rFonts w:cstheme="minorHAnsi"/>
            <w:noProof/>
            <w:lang w:val="en-GB"/>
          </w:rPr>
          <w:t xml:space="preserve"> cells are activated by visible light (time-course shown as a yellow outlined bar) and relax spontaneously in the dark. Blue circles show human embryonic kidney cell recordings in voltage-clamp configuration at −75 mV [replotted with kind permission from 7]. Our simulated approximation (blue solid line) used an exponential onset of time-constant of 20ms and an offset time-constant of 200ms. For comparison, a crude simulation of primate phototransduction dynamics (using an exponential time-constant of 20ms for both onset and </w:t>
        </w:r>
        <w:r w:rsidR="00C758D6" w:rsidRPr="00751CFF">
          <w:rPr>
            <w:rStyle w:val="Hyperlink"/>
            <w:rFonts w:cstheme="minorHAnsi"/>
            <w:noProof/>
            <w:lang w:val="en-GB"/>
          </w:rPr>
          <w:lastRenderedPageBreak/>
          <w:t xml:space="preserve">offset) is also plotted (red line). For our purposes a crude approximation of time-courses was adequate, more accurate modelling of these time-courses can be found in [7] and [61] respectively. (B) The image of a child scooting (same as </w:t>
        </w:r>
        <w:r w:rsidR="00C758D6" w:rsidRPr="00751CFF">
          <w:rPr>
            <w:rStyle w:val="Hyperlink"/>
            <w:noProof/>
            <w:lang w:val="en-GB"/>
          </w:rPr>
          <w:t>Figure 1</w:t>
        </w:r>
        <w:r w:rsidR="00C758D6" w:rsidRPr="00751CFF">
          <w:rPr>
            <w:rStyle w:val="Hyperlink"/>
            <w:rFonts w:cstheme="minorHAnsi"/>
            <w:noProof/>
            <w:lang w:val="en-GB"/>
          </w:rPr>
          <w:t>A). (C) The image of Figure 1A was in fact taken from a movie sequence. Here we show the image frame of 1A, with the movie filtered using the temporal dynamics of LiGluR-MAG0</w:t>
        </w:r>
        <w:r w:rsidR="00C758D6" w:rsidRPr="00751CFF">
          <w:rPr>
            <w:rStyle w:val="Hyperlink"/>
            <w:rFonts w:cstheme="minorHAnsi"/>
            <w:noProof/>
            <w:vertAlign w:val="subscript"/>
            <w:lang w:val="en-GB"/>
          </w:rPr>
          <w:t>460</w:t>
        </w:r>
        <w:r w:rsidR="00C758D6" w:rsidRPr="00751CFF">
          <w:rPr>
            <w:rStyle w:val="Hyperlink"/>
            <w:rFonts w:cstheme="minorHAnsi"/>
            <w:noProof/>
            <w:lang w:val="en-GB"/>
          </w:rPr>
          <w:t>. Rather dramatically, the sluggish temporal dynamics causes the scooting child to almost completely disappear. The movie version of Panel C is shown in Supplementary Materials.</w:t>
        </w:r>
      </w:hyperlink>
    </w:p>
    <w:p w14:paraId="3570C9FE" w14:textId="77777777" w:rsidR="00C758D6" w:rsidRDefault="00767DC4">
      <w:pPr>
        <w:pStyle w:val="TableofFigures"/>
        <w:tabs>
          <w:tab w:val="right" w:leader="dot" w:pos="9350"/>
        </w:tabs>
        <w:rPr>
          <w:rFonts w:asciiTheme="minorHAnsi" w:eastAsiaTheme="minorEastAsia" w:hAnsiTheme="minorHAnsi" w:cstheme="minorBidi"/>
          <w:noProof/>
          <w:color w:val="auto"/>
          <w:sz w:val="22"/>
          <w:szCs w:val="22"/>
        </w:rPr>
      </w:pPr>
      <w:hyperlink w:anchor="_Toc415149746" w:history="1">
        <w:r w:rsidR="00C758D6" w:rsidRPr="00751CFF">
          <w:rPr>
            <w:rStyle w:val="Hyperlink"/>
            <w:noProof/>
            <w:lang w:val="en-GB"/>
          </w:rPr>
          <w:t xml:space="preserve">Figure 6. </w:t>
        </w:r>
        <w:r w:rsidR="00C758D6" w:rsidRPr="00751CFF">
          <w:rPr>
            <w:rStyle w:val="Hyperlink"/>
            <w:rFonts w:cstheme="minorHAnsi"/>
            <w:noProof/>
            <w:lang w:val="en-GB"/>
          </w:rPr>
          <w:t xml:space="preserve">Three example models of the potential perceptual experience of sight recovery. All images subtend 12 degrees of visual angle. (A) Scoreboard model. The position of the array is again shown with red dotted lines. The luminance of the apparent percept is linearly related to the strength of current on the retina. (B) Simulation of electrical stimulation. This particular simulation is based on the model of simultaneously stimulating ON- and OFF pathways as described in </w:t>
        </w:r>
        <w:r w:rsidR="00C758D6" w:rsidRPr="00751CFF">
          <w:rPr>
            <w:rStyle w:val="Hyperlink"/>
            <w:noProof/>
            <w:lang w:val="en-GB"/>
          </w:rPr>
          <w:t>Figure 1</w:t>
        </w:r>
        <w:r w:rsidR="00C758D6" w:rsidRPr="00751CFF">
          <w:rPr>
            <w:rStyle w:val="Hyperlink"/>
            <w:rFonts w:cstheme="minorHAnsi"/>
            <w:noProof/>
            <w:lang w:val="en-GB"/>
          </w:rPr>
          <w:t xml:space="preserve">E, followed by the model of axonal stimulation as described in </w:t>
        </w:r>
        <w:r w:rsidR="00C758D6" w:rsidRPr="00751CFF">
          <w:rPr>
            <w:rStyle w:val="Hyperlink"/>
            <w:noProof/>
            <w:lang w:val="en-GB"/>
          </w:rPr>
          <w:t>Figure 3</w:t>
        </w:r>
        <w:r w:rsidR="00C758D6" w:rsidRPr="00751CFF">
          <w:rPr>
            <w:rStyle w:val="Hyperlink"/>
            <w:rFonts w:cstheme="minorHAnsi"/>
            <w:noProof/>
            <w:lang w:val="en-GB"/>
          </w:rPr>
          <w:t xml:space="preserve"> (C) Simulation of small molecule photoswitch stimulation. This simulation is based on the model of simulating ON-centre pathways in isolation as described in </w:t>
        </w:r>
        <w:r w:rsidR="00C758D6" w:rsidRPr="00751CFF">
          <w:rPr>
            <w:rStyle w:val="Hyperlink"/>
            <w:noProof/>
            <w:lang w:val="en-GB"/>
          </w:rPr>
          <w:t>Figure 1</w:t>
        </w:r>
        <w:r w:rsidR="00C758D6" w:rsidRPr="00751CFF">
          <w:rPr>
            <w:rStyle w:val="Hyperlink"/>
            <w:rFonts w:cstheme="minorHAnsi"/>
            <w:noProof/>
            <w:lang w:val="en-GB"/>
          </w:rPr>
          <w:t xml:space="preserve">B, followed by the effects of sluggish temporal dynamics as described in </w:t>
        </w:r>
        <w:r w:rsidR="00C758D6" w:rsidRPr="00751CFF">
          <w:rPr>
            <w:rStyle w:val="Hyperlink"/>
            <w:noProof/>
            <w:lang w:val="en-GB"/>
          </w:rPr>
          <w:t>Figure 5</w:t>
        </w:r>
        <w:r w:rsidR="00C758D6" w:rsidRPr="00751CFF">
          <w:rPr>
            <w:rStyle w:val="Hyperlink"/>
            <w:rFonts w:cstheme="minorHAnsi"/>
            <w:noProof/>
            <w:lang w:val="en-GB"/>
          </w:rPr>
          <w:t>. Movie versions are shown in Supplementary Materials.</w:t>
        </w:r>
      </w:hyperlink>
    </w:p>
    <w:p w14:paraId="056320CE" w14:textId="4F2120C2" w:rsidR="004D14A2" w:rsidRPr="00DC6DFA" w:rsidRDefault="00CD6365" w:rsidP="00C4578A">
      <w:pPr>
        <w:rPr>
          <w:lang w:val="en-GB"/>
        </w:rPr>
      </w:pPr>
      <w:r w:rsidRPr="00DC6DFA">
        <w:rPr>
          <w:lang w:val="en-GB"/>
        </w:rPr>
        <w:fldChar w:fldCharType="end"/>
      </w:r>
    </w:p>
    <w:p w14:paraId="7FCF54A4" w14:textId="77777777" w:rsidR="00661CEF" w:rsidRPr="00DC6DFA" w:rsidRDefault="00661CEF" w:rsidP="00C4578A">
      <w:pPr>
        <w:rPr>
          <w:lang w:val="en-GB"/>
        </w:rPr>
      </w:pPr>
    </w:p>
    <w:p w14:paraId="20FC06F0" w14:textId="71AD2822" w:rsidR="00661CEF" w:rsidRPr="00DC6DFA" w:rsidRDefault="00661CEF" w:rsidP="00A6442A">
      <w:pPr>
        <w:pStyle w:val="Heading1"/>
        <w:rPr>
          <w:lang w:val="en-GB"/>
        </w:rPr>
      </w:pPr>
      <w:r w:rsidRPr="00DC6DFA">
        <w:rPr>
          <w:lang w:val="en-GB"/>
        </w:rPr>
        <w:t xml:space="preserve">Supplementary </w:t>
      </w:r>
      <w:r w:rsidR="00A6442A" w:rsidRPr="00DC6DFA">
        <w:rPr>
          <w:lang w:val="en-GB"/>
        </w:rPr>
        <w:t>Movie</w:t>
      </w:r>
      <w:r w:rsidRPr="00DC6DFA">
        <w:rPr>
          <w:lang w:val="en-GB"/>
        </w:rPr>
        <w:t xml:space="preserve"> Legends</w:t>
      </w:r>
    </w:p>
    <w:p w14:paraId="7FA2E4F3" w14:textId="7CEFEBB6" w:rsidR="00661CEF" w:rsidRPr="00DC6DFA" w:rsidRDefault="00A6442A" w:rsidP="00661CEF">
      <w:pPr>
        <w:rPr>
          <w:lang w:val="en-GB"/>
        </w:rPr>
      </w:pPr>
      <w:r w:rsidRPr="00DC6DFA">
        <w:rPr>
          <w:lang w:val="en-GB"/>
        </w:rPr>
        <w:t>Movie</w:t>
      </w:r>
      <w:r w:rsidR="00661CEF" w:rsidRPr="00DC6DFA">
        <w:rPr>
          <w:lang w:val="en-GB"/>
        </w:rPr>
        <w:t xml:space="preserve"> Examples for Figure</w:t>
      </w:r>
      <w:r w:rsidRPr="00DC6DFA">
        <w:rPr>
          <w:lang w:val="en-GB"/>
        </w:rPr>
        <w:t xml:space="preserve"> 1. S</w:t>
      </w:r>
      <w:r w:rsidR="00661CEF" w:rsidRPr="00DC6DFA">
        <w:rPr>
          <w:lang w:val="en-GB"/>
        </w:rPr>
        <w:t>imulation</w:t>
      </w:r>
      <w:r w:rsidRPr="00DC6DFA">
        <w:rPr>
          <w:lang w:val="en-GB"/>
        </w:rPr>
        <w:t>s</w:t>
      </w:r>
      <w:r w:rsidR="00661CEF" w:rsidRPr="00DC6DFA">
        <w:rPr>
          <w:lang w:val="en-GB"/>
        </w:rPr>
        <w:t xml:space="preserve"> of the perceptual information carried by ON- and </w:t>
      </w:r>
      <w:r w:rsidR="00CE7C44">
        <w:rPr>
          <w:lang w:val="en-GB"/>
        </w:rPr>
        <w:t>OFF-centre</w:t>
      </w:r>
      <w:r w:rsidR="00661CEF" w:rsidRPr="00DC6DFA">
        <w:rPr>
          <w:lang w:val="en-GB"/>
        </w:rPr>
        <w:t xml:space="preserve"> pathways. (A) A natural scene movie of </w:t>
      </w:r>
      <w:r w:rsidR="00F97170">
        <w:rPr>
          <w:lang w:val="en-GB"/>
        </w:rPr>
        <w:t>a child scooting</w:t>
      </w:r>
      <w:r w:rsidR="00661CEF" w:rsidRPr="00DC6DFA">
        <w:rPr>
          <w:lang w:val="en-GB"/>
        </w:rPr>
        <w:t xml:space="preserve"> subtending 24 degrees of visual angle is used as an example. (B) Each frame was convolved by a bank of difference of Gaussian filters followed by rectification to provide a rough approximation of the information carried by </w:t>
      </w:r>
      <w:r w:rsidR="00CE7C44">
        <w:rPr>
          <w:lang w:val="en-GB"/>
        </w:rPr>
        <w:t>ON-centre</w:t>
      </w:r>
      <w:r w:rsidR="00661CEF" w:rsidRPr="00DC6DFA">
        <w:rPr>
          <w:lang w:val="en-GB"/>
        </w:rPr>
        <w:t xml:space="preserve"> pathways. (C) Each frame was filtered by an inverted version of the same bank of Gaussian filters followed by rectification to provide a rough approximation of the information carried by </w:t>
      </w:r>
      <w:r w:rsidR="00CE7C44">
        <w:rPr>
          <w:lang w:val="en-GB"/>
        </w:rPr>
        <w:t>OFF-centre</w:t>
      </w:r>
      <w:r w:rsidR="00661CEF" w:rsidRPr="00DC6DFA">
        <w:rPr>
          <w:lang w:val="en-GB"/>
        </w:rPr>
        <w:t xml:space="preserve"> pathways. (D) The difference of the images of Panels B and C restore a band-pass version of the original image. (E) The sum of </w:t>
      </w:r>
      <w:r w:rsidR="00661CEF" w:rsidRPr="00DC6DFA">
        <w:rPr>
          <w:lang w:val="en-GB"/>
        </w:rPr>
        <w:lastRenderedPageBreak/>
        <w:t xml:space="preserve">the images Panels B and C, represents an approximation of one potential perceptual outcome of simultaneously stimulating both </w:t>
      </w:r>
      <w:r w:rsidR="00CE7C44">
        <w:rPr>
          <w:lang w:val="en-GB"/>
        </w:rPr>
        <w:t>ON-centre</w:t>
      </w:r>
      <w:r w:rsidR="00661CEF" w:rsidRPr="00DC6DFA">
        <w:rPr>
          <w:lang w:val="en-GB"/>
        </w:rPr>
        <w:t xml:space="preserve"> and </w:t>
      </w:r>
      <w:r w:rsidR="00CE7C44">
        <w:rPr>
          <w:lang w:val="en-GB"/>
        </w:rPr>
        <w:t>OFF-centre</w:t>
      </w:r>
      <w:r w:rsidR="00661CEF" w:rsidRPr="00DC6DFA">
        <w:rPr>
          <w:lang w:val="en-GB"/>
        </w:rPr>
        <w:t xml:space="preserve"> pathways. </w:t>
      </w:r>
    </w:p>
    <w:p w14:paraId="27362E39" w14:textId="37C9C8C3" w:rsidR="00661CEF" w:rsidRPr="00DC6DFA" w:rsidRDefault="00A6442A" w:rsidP="00661CEF">
      <w:pPr>
        <w:rPr>
          <w:lang w:val="en-GB"/>
        </w:rPr>
      </w:pPr>
      <w:r w:rsidRPr="00DC6DFA">
        <w:rPr>
          <w:lang w:val="en-GB"/>
        </w:rPr>
        <w:t xml:space="preserve">Movie Examples for Figure 2. Simulations </w:t>
      </w:r>
      <w:r w:rsidR="00661CEF" w:rsidRPr="00DC6DFA">
        <w:rPr>
          <w:lang w:val="en-GB"/>
        </w:rPr>
        <w:t xml:space="preserve">of perceptual distortions as a result of axonal stimulation. The predicted effect of axonal stimulation </w:t>
      </w:r>
      <w:r w:rsidRPr="00DC6DFA">
        <w:rPr>
          <w:lang w:val="en-GB"/>
        </w:rPr>
        <w:t xml:space="preserve">are shown </w:t>
      </w:r>
      <w:r w:rsidR="00661CEF" w:rsidRPr="00DC6DFA">
        <w:rPr>
          <w:lang w:val="en-GB"/>
        </w:rPr>
        <w:t xml:space="preserve">for </w:t>
      </w:r>
      <w:r w:rsidRPr="00DC6DFA">
        <w:rPr>
          <w:lang w:val="en-GB"/>
        </w:rPr>
        <w:t xml:space="preserve">(A) </w:t>
      </w:r>
      <w:r w:rsidR="00661CEF" w:rsidRPr="00DC6DFA">
        <w:rPr>
          <w:lang w:val="en-GB"/>
        </w:rPr>
        <w:t xml:space="preserve">λ = 0.5, </w:t>
      </w:r>
      <w:r w:rsidRPr="00DC6DFA">
        <w:rPr>
          <w:lang w:val="en-GB"/>
        </w:rPr>
        <w:t xml:space="preserve">(B) λ = </w:t>
      </w:r>
      <w:r w:rsidR="00661CEF" w:rsidRPr="00DC6DFA">
        <w:rPr>
          <w:lang w:val="en-GB"/>
        </w:rPr>
        <w:t xml:space="preserve">1 </w:t>
      </w:r>
      <w:r w:rsidRPr="00DC6DFA">
        <w:rPr>
          <w:lang w:val="en-GB"/>
        </w:rPr>
        <w:t>(C)</w:t>
      </w:r>
      <w:r w:rsidR="00661CEF" w:rsidRPr="00DC6DFA">
        <w:rPr>
          <w:lang w:val="en-GB"/>
        </w:rPr>
        <w:t xml:space="preserve"> </w:t>
      </w:r>
      <w:r w:rsidRPr="00DC6DFA">
        <w:rPr>
          <w:lang w:val="en-GB"/>
        </w:rPr>
        <w:t xml:space="preserve">λ = </w:t>
      </w:r>
      <w:r w:rsidR="00661CEF" w:rsidRPr="00DC6DFA">
        <w:rPr>
          <w:lang w:val="en-GB"/>
        </w:rPr>
        <w:t xml:space="preserve">2. </w:t>
      </w:r>
    </w:p>
    <w:p w14:paraId="36A767EB" w14:textId="4515F4BB" w:rsidR="00661CEF" w:rsidRPr="00DC6DFA" w:rsidRDefault="00A6442A" w:rsidP="00661CEF">
      <w:pPr>
        <w:rPr>
          <w:lang w:val="en-GB"/>
        </w:rPr>
      </w:pPr>
      <w:r w:rsidRPr="00DC6DFA">
        <w:rPr>
          <w:lang w:val="en-GB"/>
        </w:rPr>
        <w:t xml:space="preserve">Movie Example for </w:t>
      </w:r>
      <w:r w:rsidR="00661CEF" w:rsidRPr="00DC6DFA">
        <w:rPr>
          <w:lang w:val="en-GB"/>
        </w:rPr>
        <w:t xml:space="preserve">Figure </w:t>
      </w:r>
      <w:r w:rsidR="00117023">
        <w:rPr>
          <w:lang w:val="en-GB"/>
        </w:rPr>
        <w:t>5</w:t>
      </w:r>
      <w:r w:rsidR="00661CEF" w:rsidRPr="00DC6DFA">
        <w:rPr>
          <w:lang w:val="en-GB"/>
        </w:rPr>
        <w:t>. The perceptual effects of sluggish response kinetics using the tempor</w:t>
      </w:r>
      <w:r w:rsidRPr="00DC6DFA">
        <w:rPr>
          <w:lang w:val="en-GB"/>
        </w:rPr>
        <w:t>al dynamics of LiGluR-MAG0</w:t>
      </w:r>
      <w:r w:rsidRPr="00DC6DFA">
        <w:rPr>
          <w:vertAlign w:val="subscript"/>
          <w:lang w:val="en-GB"/>
        </w:rPr>
        <w:t>460</w:t>
      </w:r>
      <w:r w:rsidRPr="00DC6DFA">
        <w:rPr>
          <w:lang w:val="en-GB"/>
        </w:rPr>
        <w:t xml:space="preserve">. </w:t>
      </w:r>
    </w:p>
    <w:p w14:paraId="4F4A63C8" w14:textId="5031DD47" w:rsidR="00661CEF" w:rsidRPr="00DC6DFA" w:rsidRDefault="00A6442A" w:rsidP="00661CEF">
      <w:pPr>
        <w:rPr>
          <w:lang w:val="en-GB"/>
        </w:rPr>
      </w:pPr>
      <w:r w:rsidRPr="00DC6DFA">
        <w:rPr>
          <w:lang w:val="en-GB"/>
        </w:rPr>
        <w:t xml:space="preserve">Movie Examples for </w:t>
      </w:r>
      <w:r w:rsidR="00661CEF" w:rsidRPr="00DC6DFA">
        <w:rPr>
          <w:lang w:val="en-GB"/>
        </w:rPr>
        <w:t xml:space="preserve">Figure </w:t>
      </w:r>
      <w:r w:rsidR="00117023">
        <w:rPr>
          <w:lang w:val="en-GB"/>
        </w:rPr>
        <w:t>6</w:t>
      </w:r>
      <w:r w:rsidR="00661CEF" w:rsidRPr="00DC6DFA">
        <w:rPr>
          <w:lang w:val="en-GB"/>
        </w:rPr>
        <w:t xml:space="preserve">. Three example models of the potential perceptual experience of sight recovery. All images subtend 12 </w:t>
      </w:r>
      <w:r w:rsidR="003F3488" w:rsidRPr="00DC6DFA">
        <w:rPr>
          <w:lang w:val="en-GB"/>
        </w:rPr>
        <w:t>degrees of visual angle. (A) S</w:t>
      </w:r>
      <w:r w:rsidR="00661CEF" w:rsidRPr="00DC6DFA">
        <w:rPr>
          <w:lang w:val="en-GB"/>
        </w:rPr>
        <w:t>coreboard model. The luminance of the apparent percept is linearly related to the strength o</w:t>
      </w:r>
      <w:r w:rsidR="003F3488" w:rsidRPr="00DC6DFA">
        <w:rPr>
          <w:lang w:val="en-GB"/>
        </w:rPr>
        <w:t>f current on the retina. (B) S</w:t>
      </w:r>
      <w:r w:rsidR="00661CEF" w:rsidRPr="00DC6DFA">
        <w:rPr>
          <w:lang w:val="en-GB"/>
        </w:rPr>
        <w:t xml:space="preserve">imulation of electrical stimulation. This particular </w:t>
      </w:r>
      <w:r w:rsidR="00293FDB" w:rsidRPr="00DC6DFA">
        <w:rPr>
          <w:lang w:val="en-GB"/>
        </w:rPr>
        <w:t>movie</w:t>
      </w:r>
      <w:r w:rsidR="00661CEF" w:rsidRPr="00DC6DFA">
        <w:rPr>
          <w:lang w:val="en-GB"/>
        </w:rPr>
        <w:t xml:space="preserve"> is based on the model of simultaneously stimulating ON- and OFF pathways as described in Figure 1E, followed by the model of axonal stimulation </w:t>
      </w:r>
      <w:r w:rsidR="003F3488" w:rsidRPr="00DC6DFA">
        <w:rPr>
          <w:lang w:val="en-GB"/>
        </w:rPr>
        <w:t xml:space="preserve">as described in Figure </w:t>
      </w:r>
      <w:r w:rsidR="00117023">
        <w:rPr>
          <w:lang w:val="en-GB"/>
        </w:rPr>
        <w:t>3.</w:t>
      </w:r>
      <w:r w:rsidR="00117023" w:rsidRPr="00DC6DFA">
        <w:rPr>
          <w:lang w:val="en-GB"/>
        </w:rPr>
        <w:t xml:space="preserve"> </w:t>
      </w:r>
      <w:r w:rsidR="003F3488" w:rsidRPr="00DC6DFA">
        <w:rPr>
          <w:lang w:val="en-GB"/>
        </w:rPr>
        <w:t>(C) S</w:t>
      </w:r>
      <w:r w:rsidR="00661CEF" w:rsidRPr="00DC6DFA">
        <w:rPr>
          <w:lang w:val="en-GB"/>
        </w:rPr>
        <w:t xml:space="preserve">imulation of small molecule photoswitch stimulation. This </w:t>
      </w:r>
      <w:r w:rsidR="00293FDB" w:rsidRPr="00DC6DFA">
        <w:rPr>
          <w:lang w:val="en-GB"/>
        </w:rPr>
        <w:t>movie</w:t>
      </w:r>
      <w:r w:rsidR="00661CEF" w:rsidRPr="00DC6DFA">
        <w:rPr>
          <w:lang w:val="en-GB"/>
        </w:rPr>
        <w:t xml:space="preserve"> is based on the model of simulating </w:t>
      </w:r>
      <w:r w:rsidR="00CE7C44">
        <w:rPr>
          <w:lang w:val="en-GB"/>
        </w:rPr>
        <w:t>ON-centre</w:t>
      </w:r>
      <w:r w:rsidR="00661CEF" w:rsidRPr="00DC6DFA">
        <w:rPr>
          <w:lang w:val="en-GB"/>
        </w:rPr>
        <w:t xml:space="preserve"> pathways in isolation as described in Figure 1B, followed by the effects of sluggish temporal dynamics as described in Figure </w:t>
      </w:r>
      <w:r w:rsidR="00117023">
        <w:rPr>
          <w:lang w:val="en-GB"/>
        </w:rPr>
        <w:t>5</w:t>
      </w:r>
      <w:r w:rsidR="00661CEF" w:rsidRPr="00DC6DFA">
        <w:rPr>
          <w:lang w:val="en-GB"/>
        </w:rPr>
        <w:t xml:space="preserve">. </w:t>
      </w:r>
    </w:p>
    <w:p w14:paraId="4FEF14A2" w14:textId="57DBEFCF" w:rsidR="00661CEF" w:rsidRPr="00DC6DFA" w:rsidRDefault="00661CEF" w:rsidP="00C4578A">
      <w:pPr>
        <w:rPr>
          <w:lang w:val="en-GB"/>
        </w:rPr>
      </w:pPr>
    </w:p>
    <w:sectPr w:rsidR="00661CEF" w:rsidRPr="00DC6DF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AB76B3" w14:textId="77777777" w:rsidR="00367EC3" w:rsidRDefault="00367EC3" w:rsidP="00F369C4">
      <w:pPr>
        <w:spacing w:after="0" w:line="240" w:lineRule="auto"/>
      </w:pPr>
      <w:r>
        <w:separator/>
      </w:r>
    </w:p>
  </w:endnote>
  <w:endnote w:type="continuationSeparator" w:id="0">
    <w:p w14:paraId="77D77893" w14:textId="77777777" w:rsidR="00367EC3" w:rsidRDefault="00367EC3" w:rsidP="00F369C4">
      <w:pPr>
        <w:spacing w:after="0" w:line="240" w:lineRule="auto"/>
      </w:pPr>
      <w:r>
        <w:continuationSeparator/>
      </w:r>
    </w:p>
  </w:endnote>
  <w:endnote w:type="continuationNotice" w:id="1">
    <w:p w14:paraId="5ED7C19B" w14:textId="77777777" w:rsidR="00367EC3" w:rsidRDefault="00367EC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HelveticaNeue-Medium">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FC2D77" w14:textId="77777777" w:rsidR="00367EC3" w:rsidRDefault="00367EC3" w:rsidP="00F369C4">
      <w:pPr>
        <w:spacing w:after="0" w:line="240" w:lineRule="auto"/>
      </w:pPr>
      <w:r>
        <w:separator/>
      </w:r>
    </w:p>
  </w:footnote>
  <w:footnote w:type="continuationSeparator" w:id="0">
    <w:p w14:paraId="49335785" w14:textId="77777777" w:rsidR="00367EC3" w:rsidRDefault="00367EC3" w:rsidP="00F369C4">
      <w:pPr>
        <w:spacing w:after="0" w:line="240" w:lineRule="auto"/>
      </w:pPr>
      <w:r>
        <w:continuationSeparator/>
      </w:r>
    </w:p>
  </w:footnote>
  <w:footnote w:type="continuationNotice" w:id="1">
    <w:p w14:paraId="1C109466" w14:textId="77777777" w:rsidR="00367EC3" w:rsidRDefault="00367EC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0930AC"/>
    <w:multiLevelType w:val="hybridMultilevel"/>
    <w:tmpl w:val="F88CD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CC5E57"/>
    <w:multiLevelType w:val="multilevel"/>
    <w:tmpl w:val="E0F0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585406"/>
    <w:multiLevelType w:val="multilevel"/>
    <w:tmpl w:val="4724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IONE FINE">
    <w15:presenceInfo w15:providerId="None" w15:userId="IONE FIN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1&lt;/Suspended&gt;&lt;/ENInstantFormat&gt;"/>
    <w:docVar w:name="EN.Layout" w:val="&lt;ENLayout&gt;&lt;Style&gt;Phil Trans R Soc B&lt;/Style&gt;&lt;LeftDelim&gt;{&lt;/LeftDelim&gt;&lt;RightDelim&gt;}&lt;/RightDelim&gt;&lt;FontName&gt;Cambria&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fd5t2r59ttdwx3e00fn522dstxa5prvf2zvt&quot;&gt;IoneLibraryGood&lt;record-ids&gt;&lt;item&gt;672&lt;/item&gt;&lt;item&gt;673&lt;/item&gt;&lt;item&gt;1510&lt;/item&gt;&lt;item&gt;1913&lt;/item&gt;&lt;item&gt;4175&lt;/item&gt;&lt;item&gt;4182&lt;/item&gt;&lt;item&gt;5558&lt;/item&gt;&lt;item&gt;5561&lt;/item&gt;&lt;item&gt;5723&lt;/item&gt;&lt;item&gt;5802&lt;/item&gt;&lt;item&gt;5815&lt;/item&gt;&lt;item&gt;5816&lt;/item&gt;&lt;item&gt;5856&lt;/item&gt;&lt;item&gt;5857&lt;/item&gt;&lt;item&gt;5858&lt;/item&gt;&lt;item&gt;5887&lt;/item&gt;&lt;item&gt;5894&lt;/item&gt;&lt;item&gt;5958&lt;/item&gt;&lt;item&gt;5967&lt;/item&gt;&lt;item&gt;5981&lt;/item&gt;&lt;item&gt;5982&lt;/item&gt;&lt;item&gt;5994&lt;/item&gt;&lt;item&gt;6474&lt;/item&gt;&lt;item&gt;6669&lt;/item&gt;&lt;item&gt;6950&lt;/item&gt;&lt;item&gt;6951&lt;/item&gt;&lt;item&gt;6952&lt;/item&gt;&lt;item&gt;6973&lt;/item&gt;&lt;item&gt;6983&lt;/item&gt;&lt;item&gt;6992&lt;/item&gt;&lt;item&gt;6994&lt;/item&gt;&lt;item&gt;6995&lt;/item&gt;&lt;item&gt;6996&lt;/item&gt;&lt;item&gt;6997&lt;/item&gt;&lt;item&gt;7010&lt;/item&gt;&lt;item&gt;7012&lt;/item&gt;&lt;item&gt;7033&lt;/item&gt;&lt;item&gt;7039&lt;/item&gt;&lt;item&gt;7040&lt;/item&gt;&lt;item&gt;7041&lt;/item&gt;&lt;item&gt;7049&lt;/item&gt;&lt;item&gt;7058&lt;/item&gt;&lt;item&gt;7062&lt;/item&gt;&lt;item&gt;7063&lt;/item&gt;&lt;item&gt;7065&lt;/item&gt;&lt;item&gt;7067&lt;/item&gt;&lt;item&gt;7068&lt;/item&gt;&lt;item&gt;7071&lt;/item&gt;&lt;item&gt;7074&lt;/item&gt;&lt;item&gt;7075&lt;/item&gt;&lt;item&gt;7076&lt;/item&gt;&lt;item&gt;7077&lt;/item&gt;&lt;item&gt;7080&lt;/item&gt;&lt;item&gt;7081&lt;/item&gt;&lt;item&gt;7084&lt;/item&gt;&lt;item&gt;7086&lt;/item&gt;&lt;item&gt;7087&lt;/item&gt;&lt;item&gt;7088&lt;/item&gt;&lt;item&gt;7089&lt;/item&gt;&lt;item&gt;7090&lt;/item&gt;&lt;item&gt;7091&lt;/item&gt;&lt;item&gt;7092&lt;/item&gt;&lt;item&gt;7094&lt;/item&gt;&lt;item&gt;7095&lt;/item&gt;&lt;item&gt;7096&lt;/item&gt;&lt;item&gt;7098&lt;/item&gt;&lt;item&gt;7099&lt;/item&gt;&lt;item&gt;7102&lt;/item&gt;&lt;item&gt;7103&lt;/item&gt;&lt;item&gt;7104&lt;/item&gt;&lt;item&gt;7105&lt;/item&gt;&lt;item&gt;7107&lt;/item&gt;&lt;item&gt;7108&lt;/item&gt;&lt;item&gt;7109&lt;/item&gt;&lt;item&gt;7111&lt;/item&gt;&lt;item&gt;7112&lt;/item&gt;&lt;item&gt;7113&lt;/item&gt;&lt;item&gt;7114&lt;/item&gt;&lt;item&gt;7115&lt;/item&gt;&lt;item&gt;7116&lt;/item&gt;&lt;item&gt;7117&lt;/item&gt;&lt;item&gt;7118&lt;/item&gt;&lt;item&gt;7119&lt;/item&gt;&lt;item&gt;7120&lt;/item&gt;&lt;item&gt;7125&lt;/item&gt;&lt;/record-ids&gt;&lt;/item&gt;&lt;/Libraries&gt;"/>
  </w:docVars>
  <w:rsids>
    <w:rsidRoot w:val="00A06319"/>
    <w:rsid w:val="00001CD7"/>
    <w:rsid w:val="000030FF"/>
    <w:rsid w:val="00013A28"/>
    <w:rsid w:val="00016AB1"/>
    <w:rsid w:val="00022E4A"/>
    <w:rsid w:val="0002381B"/>
    <w:rsid w:val="00050878"/>
    <w:rsid w:val="00053FD3"/>
    <w:rsid w:val="0005605F"/>
    <w:rsid w:val="000668EE"/>
    <w:rsid w:val="00077E60"/>
    <w:rsid w:val="0008036D"/>
    <w:rsid w:val="00086E2C"/>
    <w:rsid w:val="00090011"/>
    <w:rsid w:val="000A0B4C"/>
    <w:rsid w:val="000B3343"/>
    <w:rsid w:val="000B3870"/>
    <w:rsid w:val="000B3FAC"/>
    <w:rsid w:val="000B40AF"/>
    <w:rsid w:val="000C35CF"/>
    <w:rsid w:val="000D7700"/>
    <w:rsid w:val="000E142A"/>
    <w:rsid w:val="000E410F"/>
    <w:rsid w:val="000F2272"/>
    <w:rsid w:val="000F67C1"/>
    <w:rsid w:val="00116E6A"/>
    <w:rsid w:val="00117023"/>
    <w:rsid w:val="00123156"/>
    <w:rsid w:val="001441FC"/>
    <w:rsid w:val="00151DA0"/>
    <w:rsid w:val="0016289E"/>
    <w:rsid w:val="00163E66"/>
    <w:rsid w:val="00165699"/>
    <w:rsid w:val="001677D3"/>
    <w:rsid w:val="001744D7"/>
    <w:rsid w:val="00181346"/>
    <w:rsid w:val="001A1E64"/>
    <w:rsid w:val="001A571D"/>
    <w:rsid w:val="001C239F"/>
    <w:rsid w:val="001C5514"/>
    <w:rsid w:val="001C597A"/>
    <w:rsid w:val="001D1E57"/>
    <w:rsid w:val="001D6CD8"/>
    <w:rsid w:val="001D7F73"/>
    <w:rsid w:val="001E2410"/>
    <w:rsid w:val="001F08DD"/>
    <w:rsid w:val="0020094D"/>
    <w:rsid w:val="0020182F"/>
    <w:rsid w:val="00203BEB"/>
    <w:rsid w:val="00216745"/>
    <w:rsid w:val="002206A3"/>
    <w:rsid w:val="002225D0"/>
    <w:rsid w:val="00226462"/>
    <w:rsid w:val="0022708E"/>
    <w:rsid w:val="00247284"/>
    <w:rsid w:val="00257059"/>
    <w:rsid w:val="00257B7A"/>
    <w:rsid w:val="0026045D"/>
    <w:rsid w:val="0027134E"/>
    <w:rsid w:val="00272B16"/>
    <w:rsid w:val="00283723"/>
    <w:rsid w:val="0028506B"/>
    <w:rsid w:val="00292537"/>
    <w:rsid w:val="00292860"/>
    <w:rsid w:val="00293F9C"/>
    <w:rsid w:val="00293FDB"/>
    <w:rsid w:val="00294E5E"/>
    <w:rsid w:val="0029568E"/>
    <w:rsid w:val="002A1992"/>
    <w:rsid w:val="002A3D1D"/>
    <w:rsid w:val="002B39B2"/>
    <w:rsid w:val="002B5637"/>
    <w:rsid w:val="002C3370"/>
    <w:rsid w:val="002C4CBE"/>
    <w:rsid w:val="002C725E"/>
    <w:rsid w:val="002E3751"/>
    <w:rsid w:val="002F2714"/>
    <w:rsid w:val="002F68A3"/>
    <w:rsid w:val="002F699F"/>
    <w:rsid w:val="003021FD"/>
    <w:rsid w:val="00304CB6"/>
    <w:rsid w:val="00305E8B"/>
    <w:rsid w:val="00307F5C"/>
    <w:rsid w:val="00311B87"/>
    <w:rsid w:val="00312124"/>
    <w:rsid w:val="0031780C"/>
    <w:rsid w:val="0032114A"/>
    <w:rsid w:val="003240AC"/>
    <w:rsid w:val="003240D8"/>
    <w:rsid w:val="003322D3"/>
    <w:rsid w:val="00341F91"/>
    <w:rsid w:val="003458EE"/>
    <w:rsid w:val="00353B7A"/>
    <w:rsid w:val="00362977"/>
    <w:rsid w:val="003645D8"/>
    <w:rsid w:val="00367EC3"/>
    <w:rsid w:val="00376159"/>
    <w:rsid w:val="0037616E"/>
    <w:rsid w:val="00381097"/>
    <w:rsid w:val="003B3ED9"/>
    <w:rsid w:val="003D72D5"/>
    <w:rsid w:val="003E0661"/>
    <w:rsid w:val="003E5625"/>
    <w:rsid w:val="003F3488"/>
    <w:rsid w:val="00402B47"/>
    <w:rsid w:val="00403FCB"/>
    <w:rsid w:val="00410503"/>
    <w:rsid w:val="00410F78"/>
    <w:rsid w:val="00411F8A"/>
    <w:rsid w:val="00413A71"/>
    <w:rsid w:val="00435FE2"/>
    <w:rsid w:val="00437F94"/>
    <w:rsid w:val="00440B68"/>
    <w:rsid w:val="00461A36"/>
    <w:rsid w:val="00463EBC"/>
    <w:rsid w:val="0046549D"/>
    <w:rsid w:val="004669D9"/>
    <w:rsid w:val="00483E3D"/>
    <w:rsid w:val="004855C4"/>
    <w:rsid w:val="00492F4B"/>
    <w:rsid w:val="004936E5"/>
    <w:rsid w:val="0049605D"/>
    <w:rsid w:val="00496110"/>
    <w:rsid w:val="00497D20"/>
    <w:rsid w:val="004A32A1"/>
    <w:rsid w:val="004A7E42"/>
    <w:rsid w:val="004B058C"/>
    <w:rsid w:val="004B2325"/>
    <w:rsid w:val="004D14A2"/>
    <w:rsid w:val="004D2756"/>
    <w:rsid w:val="004E1C6C"/>
    <w:rsid w:val="004E6B75"/>
    <w:rsid w:val="004F2D6F"/>
    <w:rsid w:val="004F3DA3"/>
    <w:rsid w:val="004F787B"/>
    <w:rsid w:val="00516032"/>
    <w:rsid w:val="005266F0"/>
    <w:rsid w:val="00531B1A"/>
    <w:rsid w:val="005323E4"/>
    <w:rsid w:val="005377E2"/>
    <w:rsid w:val="0055370C"/>
    <w:rsid w:val="005538B2"/>
    <w:rsid w:val="005618AA"/>
    <w:rsid w:val="00563F3E"/>
    <w:rsid w:val="0056653B"/>
    <w:rsid w:val="00573624"/>
    <w:rsid w:val="005C6E70"/>
    <w:rsid w:val="005D645B"/>
    <w:rsid w:val="005E5E79"/>
    <w:rsid w:val="005F4B2A"/>
    <w:rsid w:val="005F7520"/>
    <w:rsid w:val="00601C94"/>
    <w:rsid w:val="006040DF"/>
    <w:rsid w:val="00604F39"/>
    <w:rsid w:val="0062028E"/>
    <w:rsid w:val="0062169A"/>
    <w:rsid w:val="00622F3A"/>
    <w:rsid w:val="006328DF"/>
    <w:rsid w:val="00633068"/>
    <w:rsid w:val="00634075"/>
    <w:rsid w:val="00634852"/>
    <w:rsid w:val="0065039B"/>
    <w:rsid w:val="006523AC"/>
    <w:rsid w:val="00661CEF"/>
    <w:rsid w:val="006932E1"/>
    <w:rsid w:val="0069491F"/>
    <w:rsid w:val="006A5B7B"/>
    <w:rsid w:val="006A7594"/>
    <w:rsid w:val="006B614D"/>
    <w:rsid w:val="006C2477"/>
    <w:rsid w:val="006D29D5"/>
    <w:rsid w:val="006E75D4"/>
    <w:rsid w:val="006F0039"/>
    <w:rsid w:val="00710A9C"/>
    <w:rsid w:val="007110FD"/>
    <w:rsid w:val="00715077"/>
    <w:rsid w:val="00717656"/>
    <w:rsid w:val="00723643"/>
    <w:rsid w:val="00723EF1"/>
    <w:rsid w:val="00737F31"/>
    <w:rsid w:val="00753197"/>
    <w:rsid w:val="00753B9A"/>
    <w:rsid w:val="00754B4B"/>
    <w:rsid w:val="00757556"/>
    <w:rsid w:val="00761E78"/>
    <w:rsid w:val="00764316"/>
    <w:rsid w:val="00767DC4"/>
    <w:rsid w:val="007700C5"/>
    <w:rsid w:val="007742D8"/>
    <w:rsid w:val="007849FD"/>
    <w:rsid w:val="00785DD9"/>
    <w:rsid w:val="007909F6"/>
    <w:rsid w:val="00791DCB"/>
    <w:rsid w:val="007958B2"/>
    <w:rsid w:val="007A43C7"/>
    <w:rsid w:val="007B613D"/>
    <w:rsid w:val="007B72D6"/>
    <w:rsid w:val="007C74AF"/>
    <w:rsid w:val="007D603F"/>
    <w:rsid w:val="007E31A5"/>
    <w:rsid w:val="007E553C"/>
    <w:rsid w:val="007F17D3"/>
    <w:rsid w:val="007F73A7"/>
    <w:rsid w:val="00833454"/>
    <w:rsid w:val="008337DF"/>
    <w:rsid w:val="008369C6"/>
    <w:rsid w:val="00837D2D"/>
    <w:rsid w:val="008400BD"/>
    <w:rsid w:val="008535FF"/>
    <w:rsid w:val="00855FAA"/>
    <w:rsid w:val="00862C1C"/>
    <w:rsid w:val="0087209F"/>
    <w:rsid w:val="008777A3"/>
    <w:rsid w:val="00880DE5"/>
    <w:rsid w:val="00886F52"/>
    <w:rsid w:val="00887686"/>
    <w:rsid w:val="008904CB"/>
    <w:rsid w:val="00891665"/>
    <w:rsid w:val="00892661"/>
    <w:rsid w:val="008A44C9"/>
    <w:rsid w:val="008C532B"/>
    <w:rsid w:val="008F1684"/>
    <w:rsid w:val="008F1A7D"/>
    <w:rsid w:val="008F719C"/>
    <w:rsid w:val="008F7545"/>
    <w:rsid w:val="008F7FC7"/>
    <w:rsid w:val="0091338B"/>
    <w:rsid w:val="00922A1D"/>
    <w:rsid w:val="009328D9"/>
    <w:rsid w:val="009460E6"/>
    <w:rsid w:val="009531FD"/>
    <w:rsid w:val="00972094"/>
    <w:rsid w:val="00972533"/>
    <w:rsid w:val="00972925"/>
    <w:rsid w:val="00980BD7"/>
    <w:rsid w:val="00997A1B"/>
    <w:rsid w:val="009B3888"/>
    <w:rsid w:val="009B4099"/>
    <w:rsid w:val="009E20A6"/>
    <w:rsid w:val="009E52EA"/>
    <w:rsid w:val="009F342A"/>
    <w:rsid w:val="00A05ACE"/>
    <w:rsid w:val="00A06319"/>
    <w:rsid w:val="00A10C68"/>
    <w:rsid w:val="00A12754"/>
    <w:rsid w:val="00A36AD5"/>
    <w:rsid w:val="00A472EA"/>
    <w:rsid w:val="00A567B1"/>
    <w:rsid w:val="00A6169A"/>
    <w:rsid w:val="00A622CC"/>
    <w:rsid w:val="00A63061"/>
    <w:rsid w:val="00A6442A"/>
    <w:rsid w:val="00A65BE8"/>
    <w:rsid w:val="00A75CC8"/>
    <w:rsid w:val="00A77080"/>
    <w:rsid w:val="00A8260E"/>
    <w:rsid w:val="00A85D40"/>
    <w:rsid w:val="00A90BED"/>
    <w:rsid w:val="00AA3ED4"/>
    <w:rsid w:val="00AA5DC2"/>
    <w:rsid w:val="00AC5CEB"/>
    <w:rsid w:val="00AD0D41"/>
    <w:rsid w:val="00AF5C59"/>
    <w:rsid w:val="00AF5CD0"/>
    <w:rsid w:val="00AF67E5"/>
    <w:rsid w:val="00B0253B"/>
    <w:rsid w:val="00B03066"/>
    <w:rsid w:val="00B031EC"/>
    <w:rsid w:val="00B04F3E"/>
    <w:rsid w:val="00B0517D"/>
    <w:rsid w:val="00B16EDD"/>
    <w:rsid w:val="00B263D9"/>
    <w:rsid w:val="00B30D13"/>
    <w:rsid w:val="00B3582E"/>
    <w:rsid w:val="00B4082B"/>
    <w:rsid w:val="00B50764"/>
    <w:rsid w:val="00B713C5"/>
    <w:rsid w:val="00B72ACF"/>
    <w:rsid w:val="00B77283"/>
    <w:rsid w:val="00B86163"/>
    <w:rsid w:val="00B93EB0"/>
    <w:rsid w:val="00BA595C"/>
    <w:rsid w:val="00BA6FBB"/>
    <w:rsid w:val="00BB2E40"/>
    <w:rsid w:val="00BB444C"/>
    <w:rsid w:val="00BC426D"/>
    <w:rsid w:val="00BD5004"/>
    <w:rsid w:val="00BD641F"/>
    <w:rsid w:val="00BD69C4"/>
    <w:rsid w:val="00BD7DB1"/>
    <w:rsid w:val="00BF307F"/>
    <w:rsid w:val="00C00AB2"/>
    <w:rsid w:val="00C025B2"/>
    <w:rsid w:val="00C055AE"/>
    <w:rsid w:val="00C05F05"/>
    <w:rsid w:val="00C07A56"/>
    <w:rsid w:val="00C105FD"/>
    <w:rsid w:val="00C279F2"/>
    <w:rsid w:val="00C32BE1"/>
    <w:rsid w:val="00C35EB0"/>
    <w:rsid w:val="00C4578A"/>
    <w:rsid w:val="00C6252A"/>
    <w:rsid w:val="00C630F1"/>
    <w:rsid w:val="00C662C5"/>
    <w:rsid w:val="00C67650"/>
    <w:rsid w:val="00C758D6"/>
    <w:rsid w:val="00C8518A"/>
    <w:rsid w:val="00CA2CDB"/>
    <w:rsid w:val="00CA7F25"/>
    <w:rsid w:val="00CB38D6"/>
    <w:rsid w:val="00CC2BA8"/>
    <w:rsid w:val="00CD0CDB"/>
    <w:rsid w:val="00CD6365"/>
    <w:rsid w:val="00CE2163"/>
    <w:rsid w:val="00CE2F86"/>
    <w:rsid w:val="00CE4ABE"/>
    <w:rsid w:val="00CE5F15"/>
    <w:rsid w:val="00CE7C44"/>
    <w:rsid w:val="00CF0D0B"/>
    <w:rsid w:val="00D1228C"/>
    <w:rsid w:val="00D14914"/>
    <w:rsid w:val="00D21EF6"/>
    <w:rsid w:val="00D222DD"/>
    <w:rsid w:val="00D24A26"/>
    <w:rsid w:val="00D35D44"/>
    <w:rsid w:val="00D37CB1"/>
    <w:rsid w:val="00D51A03"/>
    <w:rsid w:val="00D60DC8"/>
    <w:rsid w:val="00D66C50"/>
    <w:rsid w:val="00D701E1"/>
    <w:rsid w:val="00D72BDF"/>
    <w:rsid w:val="00D77E8D"/>
    <w:rsid w:val="00D853DE"/>
    <w:rsid w:val="00DA1FED"/>
    <w:rsid w:val="00DB0904"/>
    <w:rsid w:val="00DB15FF"/>
    <w:rsid w:val="00DB1719"/>
    <w:rsid w:val="00DB22AA"/>
    <w:rsid w:val="00DB2490"/>
    <w:rsid w:val="00DC6DFA"/>
    <w:rsid w:val="00DE21A0"/>
    <w:rsid w:val="00DF4A4F"/>
    <w:rsid w:val="00DF521B"/>
    <w:rsid w:val="00DF7B41"/>
    <w:rsid w:val="00DF7C0C"/>
    <w:rsid w:val="00E11F70"/>
    <w:rsid w:val="00E2136E"/>
    <w:rsid w:val="00E30D7B"/>
    <w:rsid w:val="00E36E80"/>
    <w:rsid w:val="00E41034"/>
    <w:rsid w:val="00E46735"/>
    <w:rsid w:val="00E610F3"/>
    <w:rsid w:val="00E6156B"/>
    <w:rsid w:val="00E62CD1"/>
    <w:rsid w:val="00E64B9D"/>
    <w:rsid w:val="00E73617"/>
    <w:rsid w:val="00E76DBE"/>
    <w:rsid w:val="00E92824"/>
    <w:rsid w:val="00E97520"/>
    <w:rsid w:val="00EA6A65"/>
    <w:rsid w:val="00EA6E0E"/>
    <w:rsid w:val="00EB01D8"/>
    <w:rsid w:val="00EB4582"/>
    <w:rsid w:val="00EC3204"/>
    <w:rsid w:val="00EC619E"/>
    <w:rsid w:val="00ED16A7"/>
    <w:rsid w:val="00EF5FCA"/>
    <w:rsid w:val="00F10B4E"/>
    <w:rsid w:val="00F16408"/>
    <w:rsid w:val="00F21674"/>
    <w:rsid w:val="00F3303A"/>
    <w:rsid w:val="00F33ACB"/>
    <w:rsid w:val="00F369C4"/>
    <w:rsid w:val="00F45B79"/>
    <w:rsid w:val="00F531BC"/>
    <w:rsid w:val="00F55B34"/>
    <w:rsid w:val="00F65DE7"/>
    <w:rsid w:val="00F66240"/>
    <w:rsid w:val="00F70598"/>
    <w:rsid w:val="00F745B1"/>
    <w:rsid w:val="00F82BC5"/>
    <w:rsid w:val="00F86651"/>
    <w:rsid w:val="00F910F7"/>
    <w:rsid w:val="00F9288B"/>
    <w:rsid w:val="00F97170"/>
    <w:rsid w:val="00FA322B"/>
    <w:rsid w:val="00FA730E"/>
    <w:rsid w:val="00FB08BA"/>
    <w:rsid w:val="00FC4144"/>
    <w:rsid w:val="00FD117D"/>
    <w:rsid w:val="00FD368F"/>
    <w:rsid w:val="00FD5430"/>
    <w:rsid w:val="00FE59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EF5B1D"/>
  <w15:docId w15:val="{792EF2A6-AA42-4B3E-8B85-44E6DA97D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4578A"/>
    <w:pPr>
      <w:spacing w:line="360" w:lineRule="auto"/>
      <w:jc w:val="both"/>
    </w:pPr>
    <w:rPr>
      <w:rFonts w:asciiTheme="majorHAnsi" w:hAnsiTheme="majorHAnsi" w:cs="Times New Roman"/>
      <w:color w:val="000000"/>
      <w:sz w:val="24"/>
      <w:szCs w:val="24"/>
    </w:rPr>
  </w:style>
  <w:style w:type="paragraph" w:styleId="Heading1">
    <w:name w:val="heading 1"/>
    <w:basedOn w:val="Normal"/>
    <w:next w:val="Normal"/>
    <w:link w:val="Heading1Char"/>
    <w:autoRedefine/>
    <w:uiPriority w:val="9"/>
    <w:qFormat/>
    <w:rsid w:val="001677D3"/>
    <w:pPr>
      <w:keepNext/>
      <w:keepLines/>
      <w:spacing w:before="240"/>
      <w:outlineLvl w:val="0"/>
    </w:pPr>
    <w:rPr>
      <w:rFonts w:eastAsiaTheme="majorEastAsia" w:cstheme="majorBidi"/>
      <w:color w:val="auto"/>
      <w:sz w:val="28"/>
      <w:szCs w:val="32"/>
    </w:rPr>
  </w:style>
  <w:style w:type="paragraph" w:styleId="Heading2">
    <w:name w:val="heading 2"/>
    <w:basedOn w:val="Normal"/>
    <w:next w:val="Normal"/>
    <w:link w:val="Heading2Char"/>
    <w:autoRedefine/>
    <w:uiPriority w:val="9"/>
    <w:unhideWhenUsed/>
    <w:qFormat/>
    <w:rsid w:val="009E52EA"/>
    <w:pPr>
      <w:keepNext/>
      <w:keepLines/>
      <w:spacing w:before="40" w:after="80"/>
      <w:jc w:val="left"/>
      <w:outlineLvl w:val="1"/>
    </w:pPr>
    <w:rPr>
      <w:rFonts w:eastAsiaTheme="majorEastAsia" w:cstheme="majorBidi"/>
      <w:i/>
      <w:color w:val="auto"/>
      <w:szCs w:val="26"/>
    </w:rPr>
  </w:style>
  <w:style w:type="paragraph" w:styleId="Heading3">
    <w:name w:val="heading 3"/>
    <w:basedOn w:val="Normal"/>
    <w:next w:val="Normal"/>
    <w:link w:val="Heading3Char"/>
    <w:autoRedefine/>
    <w:uiPriority w:val="9"/>
    <w:unhideWhenUsed/>
    <w:qFormat/>
    <w:rsid w:val="009B3888"/>
    <w:pPr>
      <w:keepNext/>
      <w:keepLines/>
      <w:spacing w:before="40" w:after="0"/>
      <w:outlineLvl w:val="2"/>
    </w:pPr>
    <w:rPr>
      <w:rFonts w:eastAsiaTheme="majorEastAsia" w:cstheme="majorBidi"/>
      <w:i/>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re-section-content">
    <w:name w:val="pre-section-content"/>
    <w:basedOn w:val="Normal"/>
    <w:rsid w:val="00A06319"/>
    <w:pPr>
      <w:spacing w:before="100" w:beforeAutospacing="1" w:after="100" w:afterAutospacing="1"/>
    </w:pPr>
    <w:rPr>
      <w:rFonts w:eastAsia="Times New Roman"/>
      <w:color w:val="auto"/>
    </w:rPr>
  </w:style>
  <w:style w:type="character" w:styleId="Hyperlink">
    <w:name w:val="Hyperlink"/>
    <w:basedOn w:val="DefaultParagraphFont"/>
    <w:uiPriority w:val="99"/>
    <w:unhideWhenUsed/>
    <w:rsid w:val="00A06319"/>
    <w:rPr>
      <w:color w:val="0000FF"/>
      <w:u w:val="single"/>
    </w:rPr>
  </w:style>
  <w:style w:type="paragraph" w:styleId="Title">
    <w:name w:val="Title"/>
    <w:basedOn w:val="Normal"/>
    <w:next w:val="Normal"/>
    <w:link w:val="TitleChar"/>
    <w:autoRedefine/>
    <w:uiPriority w:val="10"/>
    <w:qFormat/>
    <w:rsid w:val="00C4578A"/>
    <w:pPr>
      <w:contextualSpacing/>
      <w:jc w:val="center"/>
    </w:pPr>
    <w:rPr>
      <w:rFonts w:eastAsiaTheme="majorEastAsia" w:cstheme="majorBidi"/>
      <w:color w:val="auto"/>
      <w:spacing w:val="-10"/>
      <w:kern w:val="28"/>
      <w:sz w:val="32"/>
      <w:szCs w:val="56"/>
    </w:rPr>
  </w:style>
  <w:style w:type="character" w:customStyle="1" w:styleId="TitleChar">
    <w:name w:val="Title Char"/>
    <w:basedOn w:val="DefaultParagraphFont"/>
    <w:link w:val="Title"/>
    <w:uiPriority w:val="10"/>
    <w:rsid w:val="00C4578A"/>
    <w:rPr>
      <w:rFonts w:asciiTheme="majorHAnsi" w:eastAsiaTheme="majorEastAsia" w:hAnsiTheme="majorHAnsi" w:cstheme="majorBidi"/>
      <w:spacing w:val="-10"/>
      <w:kern w:val="28"/>
      <w:sz w:val="32"/>
      <w:szCs w:val="56"/>
    </w:rPr>
  </w:style>
  <w:style w:type="character" w:customStyle="1" w:styleId="Heading1Char">
    <w:name w:val="Heading 1 Char"/>
    <w:basedOn w:val="DefaultParagraphFont"/>
    <w:link w:val="Heading1"/>
    <w:uiPriority w:val="9"/>
    <w:rsid w:val="001677D3"/>
    <w:rPr>
      <w:rFonts w:asciiTheme="majorHAnsi" w:eastAsiaTheme="majorEastAsia" w:hAnsiTheme="majorHAnsi" w:cstheme="majorBidi"/>
      <w:sz w:val="28"/>
      <w:szCs w:val="32"/>
    </w:rPr>
  </w:style>
  <w:style w:type="paragraph" w:styleId="ListParagraph">
    <w:name w:val="List Paragraph"/>
    <w:basedOn w:val="Normal"/>
    <w:uiPriority w:val="34"/>
    <w:qFormat/>
    <w:rsid w:val="00AF67E5"/>
    <w:pPr>
      <w:ind w:left="720"/>
      <w:contextualSpacing/>
    </w:pPr>
  </w:style>
  <w:style w:type="character" w:customStyle="1" w:styleId="Heading3Char">
    <w:name w:val="Heading 3 Char"/>
    <w:basedOn w:val="DefaultParagraphFont"/>
    <w:link w:val="Heading3"/>
    <w:uiPriority w:val="9"/>
    <w:rsid w:val="009B3888"/>
    <w:rPr>
      <w:rFonts w:asciiTheme="majorHAnsi" w:eastAsiaTheme="majorEastAsia" w:hAnsiTheme="majorHAnsi" w:cstheme="majorBidi"/>
      <w:i/>
      <w:sz w:val="24"/>
      <w:szCs w:val="24"/>
    </w:rPr>
  </w:style>
  <w:style w:type="paragraph" w:styleId="NormalWeb">
    <w:name w:val="Normal (Web)"/>
    <w:basedOn w:val="Normal"/>
    <w:uiPriority w:val="99"/>
    <w:semiHidden/>
    <w:unhideWhenUsed/>
    <w:rsid w:val="004D14A2"/>
    <w:pPr>
      <w:spacing w:before="100" w:beforeAutospacing="1" w:after="100" w:afterAutospacing="1" w:line="240" w:lineRule="auto"/>
      <w:jc w:val="left"/>
    </w:pPr>
    <w:rPr>
      <w:rFonts w:ascii="Times New Roman" w:eastAsia="Times New Roman" w:hAnsi="Times New Roman"/>
      <w:color w:val="auto"/>
    </w:rPr>
  </w:style>
  <w:style w:type="character" w:customStyle="1" w:styleId="Heading2Char">
    <w:name w:val="Heading 2 Char"/>
    <w:basedOn w:val="DefaultParagraphFont"/>
    <w:link w:val="Heading2"/>
    <w:uiPriority w:val="9"/>
    <w:rsid w:val="009E52EA"/>
    <w:rPr>
      <w:rFonts w:asciiTheme="majorHAnsi" w:eastAsiaTheme="majorEastAsia" w:hAnsiTheme="majorHAnsi" w:cstheme="majorBidi"/>
      <w:i/>
      <w:sz w:val="24"/>
      <w:szCs w:val="26"/>
    </w:rPr>
  </w:style>
  <w:style w:type="character" w:customStyle="1" w:styleId="fig-label">
    <w:name w:val="fig-label"/>
    <w:basedOn w:val="DefaultParagraphFont"/>
    <w:rsid w:val="004B058C"/>
  </w:style>
  <w:style w:type="paragraph" w:customStyle="1" w:styleId="first-child">
    <w:name w:val="first-child"/>
    <w:basedOn w:val="Normal"/>
    <w:rsid w:val="004B058C"/>
    <w:pPr>
      <w:spacing w:before="100" w:beforeAutospacing="1" w:after="100" w:afterAutospacing="1" w:line="240" w:lineRule="auto"/>
      <w:jc w:val="left"/>
    </w:pPr>
    <w:rPr>
      <w:rFonts w:ascii="Times New Roman" w:eastAsia="Times New Roman" w:hAnsi="Times New Roman"/>
      <w:color w:val="auto"/>
    </w:rPr>
  </w:style>
  <w:style w:type="character" w:styleId="Strong">
    <w:name w:val="Strong"/>
    <w:basedOn w:val="DefaultParagraphFont"/>
    <w:uiPriority w:val="22"/>
    <w:qFormat/>
    <w:rsid w:val="004B058C"/>
    <w:rPr>
      <w:b/>
      <w:bCs/>
    </w:rPr>
  </w:style>
  <w:style w:type="paragraph" w:styleId="Caption">
    <w:name w:val="caption"/>
    <w:basedOn w:val="Normal"/>
    <w:next w:val="Normal"/>
    <w:autoRedefine/>
    <w:uiPriority w:val="35"/>
    <w:unhideWhenUsed/>
    <w:qFormat/>
    <w:rsid w:val="00DB0904"/>
    <w:pPr>
      <w:spacing w:line="240" w:lineRule="auto"/>
    </w:pPr>
    <w:rPr>
      <w:i/>
      <w:iCs/>
      <w:color w:val="auto"/>
      <w:szCs w:val="18"/>
    </w:rPr>
  </w:style>
  <w:style w:type="character" w:styleId="FollowedHyperlink">
    <w:name w:val="FollowedHyperlink"/>
    <w:basedOn w:val="DefaultParagraphFont"/>
    <w:uiPriority w:val="99"/>
    <w:semiHidden/>
    <w:unhideWhenUsed/>
    <w:rsid w:val="001F08DD"/>
    <w:rPr>
      <w:color w:val="800080" w:themeColor="followedHyperlink"/>
      <w:u w:val="single"/>
    </w:rPr>
  </w:style>
  <w:style w:type="character" w:styleId="Emphasis">
    <w:name w:val="Emphasis"/>
    <w:basedOn w:val="DefaultParagraphFont"/>
    <w:uiPriority w:val="20"/>
    <w:qFormat/>
    <w:rsid w:val="001F08DD"/>
    <w:rPr>
      <w:i/>
      <w:iCs/>
    </w:rPr>
  </w:style>
  <w:style w:type="character" w:styleId="PlaceholderText">
    <w:name w:val="Placeholder Text"/>
    <w:basedOn w:val="DefaultParagraphFont"/>
    <w:uiPriority w:val="99"/>
    <w:semiHidden/>
    <w:rsid w:val="00C055AE"/>
    <w:rPr>
      <w:color w:val="808080"/>
    </w:rPr>
  </w:style>
  <w:style w:type="paragraph" w:styleId="Header">
    <w:name w:val="header"/>
    <w:basedOn w:val="Normal"/>
    <w:link w:val="HeaderChar"/>
    <w:uiPriority w:val="99"/>
    <w:unhideWhenUsed/>
    <w:rsid w:val="00F369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69C4"/>
    <w:rPr>
      <w:rFonts w:asciiTheme="majorHAnsi" w:hAnsiTheme="majorHAnsi" w:cs="Times New Roman"/>
      <w:color w:val="000000"/>
      <w:sz w:val="24"/>
      <w:szCs w:val="24"/>
    </w:rPr>
  </w:style>
  <w:style w:type="paragraph" w:styleId="Footer">
    <w:name w:val="footer"/>
    <w:basedOn w:val="Normal"/>
    <w:link w:val="FooterChar"/>
    <w:uiPriority w:val="99"/>
    <w:unhideWhenUsed/>
    <w:rsid w:val="00F369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69C4"/>
    <w:rPr>
      <w:rFonts w:asciiTheme="majorHAnsi" w:hAnsiTheme="majorHAnsi" w:cs="Times New Roman"/>
      <w:color w:val="000000"/>
      <w:sz w:val="24"/>
      <w:szCs w:val="24"/>
    </w:rPr>
  </w:style>
  <w:style w:type="paragraph" w:styleId="BalloonText">
    <w:name w:val="Balloon Text"/>
    <w:basedOn w:val="Normal"/>
    <w:link w:val="BalloonTextChar"/>
    <w:uiPriority w:val="99"/>
    <w:semiHidden/>
    <w:unhideWhenUsed/>
    <w:rsid w:val="00531B1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1B1A"/>
    <w:rPr>
      <w:rFonts w:ascii="Segoe UI" w:hAnsi="Segoe UI" w:cs="Segoe UI"/>
      <w:color w:val="000000"/>
      <w:sz w:val="18"/>
      <w:szCs w:val="18"/>
    </w:rPr>
  </w:style>
  <w:style w:type="character" w:styleId="CommentReference">
    <w:name w:val="annotation reference"/>
    <w:basedOn w:val="DefaultParagraphFont"/>
    <w:uiPriority w:val="99"/>
    <w:semiHidden/>
    <w:unhideWhenUsed/>
    <w:rsid w:val="003240AC"/>
    <w:rPr>
      <w:sz w:val="16"/>
      <w:szCs w:val="16"/>
    </w:rPr>
  </w:style>
  <w:style w:type="paragraph" w:styleId="CommentText">
    <w:name w:val="annotation text"/>
    <w:basedOn w:val="Normal"/>
    <w:link w:val="CommentTextChar"/>
    <w:uiPriority w:val="99"/>
    <w:semiHidden/>
    <w:unhideWhenUsed/>
    <w:rsid w:val="003240AC"/>
    <w:pPr>
      <w:spacing w:line="240" w:lineRule="auto"/>
    </w:pPr>
    <w:rPr>
      <w:sz w:val="20"/>
      <w:szCs w:val="20"/>
    </w:rPr>
  </w:style>
  <w:style w:type="character" w:customStyle="1" w:styleId="CommentTextChar">
    <w:name w:val="Comment Text Char"/>
    <w:basedOn w:val="DefaultParagraphFont"/>
    <w:link w:val="CommentText"/>
    <w:uiPriority w:val="99"/>
    <w:semiHidden/>
    <w:rsid w:val="003240AC"/>
    <w:rPr>
      <w:rFonts w:asciiTheme="majorHAnsi" w:hAnsiTheme="majorHAnsi"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3240AC"/>
    <w:rPr>
      <w:b/>
      <w:bCs/>
    </w:rPr>
  </w:style>
  <w:style w:type="character" w:customStyle="1" w:styleId="CommentSubjectChar">
    <w:name w:val="Comment Subject Char"/>
    <w:basedOn w:val="CommentTextChar"/>
    <w:link w:val="CommentSubject"/>
    <w:uiPriority w:val="99"/>
    <w:semiHidden/>
    <w:rsid w:val="003240AC"/>
    <w:rPr>
      <w:rFonts w:asciiTheme="majorHAnsi" w:hAnsiTheme="majorHAnsi" w:cs="Times New Roman"/>
      <w:b/>
      <w:bCs/>
      <w:color w:val="000000"/>
      <w:sz w:val="20"/>
      <w:szCs w:val="20"/>
    </w:rPr>
  </w:style>
  <w:style w:type="character" w:customStyle="1" w:styleId="label">
    <w:name w:val="label"/>
    <w:basedOn w:val="DefaultParagraphFont"/>
    <w:rsid w:val="00292860"/>
  </w:style>
  <w:style w:type="paragraph" w:styleId="TableofFigures">
    <w:name w:val="table of figures"/>
    <w:basedOn w:val="Normal"/>
    <w:next w:val="Normal"/>
    <w:uiPriority w:val="99"/>
    <w:unhideWhenUsed/>
    <w:rsid w:val="00CD6365"/>
    <w:pPr>
      <w:spacing w:after="0"/>
    </w:pPr>
  </w:style>
  <w:style w:type="character" w:styleId="UnresolvedMention">
    <w:name w:val="Unresolved Mention"/>
    <w:basedOn w:val="DefaultParagraphFont"/>
    <w:uiPriority w:val="99"/>
    <w:semiHidden/>
    <w:unhideWhenUsed/>
    <w:rsid w:val="00767DC4"/>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0621333">
      <w:bodyDiv w:val="1"/>
      <w:marLeft w:val="0"/>
      <w:marRight w:val="0"/>
      <w:marTop w:val="0"/>
      <w:marBottom w:val="0"/>
      <w:divBdr>
        <w:top w:val="none" w:sz="0" w:space="0" w:color="auto"/>
        <w:left w:val="none" w:sz="0" w:space="0" w:color="auto"/>
        <w:bottom w:val="none" w:sz="0" w:space="0" w:color="auto"/>
        <w:right w:val="none" w:sz="0" w:space="0" w:color="auto"/>
      </w:divBdr>
      <w:divsChild>
        <w:div w:id="1639870112">
          <w:marLeft w:val="0"/>
          <w:marRight w:val="0"/>
          <w:marTop w:val="0"/>
          <w:marBottom w:val="0"/>
          <w:divBdr>
            <w:top w:val="none" w:sz="0" w:space="0" w:color="auto"/>
            <w:left w:val="none" w:sz="0" w:space="0" w:color="auto"/>
            <w:bottom w:val="none" w:sz="0" w:space="0" w:color="auto"/>
            <w:right w:val="none" w:sz="0" w:space="0" w:color="auto"/>
          </w:divBdr>
          <w:divsChild>
            <w:div w:id="1487549723">
              <w:marLeft w:val="0"/>
              <w:marRight w:val="0"/>
              <w:marTop w:val="0"/>
              <w:marBottom w:val="0"/>
              <w:divBdr>
                <w:top w:val="none" w:sz="0" w:space="0" w:color="auto"/>
                <w:left w:val="none" w:sz="0" w:space="0" w:color="auto"/>
                <w:bottom w:val="none" w:sz="0" w:space="0" w:color="auto"/>
                <w:right w:val="none" w:sz="0" w:space="0" w:color="auto"/>
              </w:divBdr>
              <w:divsChild>
                <w:div w:id="759719408">
                  <w:marLeft w:val="0"/>
                  <w:marRight w:val="0"/>
                  <w:marTop w:val="0"/>
                  <w:marBottom w:val="0"/>
                  <w:divBdr>
                    <w:top w:val="none" w:sz="0" w:space="0" w:color="auto"/>
                    <w:left w:val="none" w:sz="0" w:space="0" w:color="auto"/>
                    <w:bottom w:val="none" w:sz="0" w:space="0" w:color="auto"/>
                    <w:right w:val="none" w:sz="0" w:space="0" w:color="auto"/>
                  </w:divBdr>
                </w:div>
                <w:div w:id="1620146402">
                  <w:marLeft w:val="0"/>
                  <w:marRight w:val="0"/>
                  <w:marTop w:val="0"/>
                  <w:marBottom w:val="0"/>
                  <w:divBdr>
                    <w:top w:val="none" w:sz="0" w:space="0" w:color="auto"/>
                    <w:left w:val="none" w:sz="0" w:space="0" w:color="auto"/>
                    <w:bottom w:val="none" w:sz="0" w:space="0" w:color="auto"/>
                    <w:right w:val="none" w:sz="0" w:space="0" w:color="auto"/>
                  </w:divBdr>
                  <w:divsChild>
                    <w:div w:id="141447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5804675">
      <w:bodyDiv w:val="1"/>
      <w:marLeft w:val="0"/>
      <w:marRight w:val="0"/>
      <w:marTop w:val="0"/>
      <w:marBottom w:val="0"/>
      <w:divBdr>
        <w:top w:val="none" w:sz="0" w:space="0" w:color="auto"/>
        <w:left w:val="none" w:sz="0" w:space="0" w:color="auto"/>
        <w:bottom w:val="none" w:sz="0" w:space="0" w:color="auto"/>
        <w:right w:val="none" w:sz="0" w:space="0" w:color="auto"/>
      </w:divBdr>
    </w:div>
    <w:div w:id="795031217">
      <w:bodyDiv w:val="1"/>
      <w:marLeft w:val="0"/>
      <w:marRight w:val="0"/>
      <w:marTop w:val="0"/>
      <w:marBottom w:val="0"/>
      <w:divBdr>
        <w:top w:val="none" w:sz="0" w:space="0" w:color="auto"/>
        <w:left w:val="none" w:sz="0" w:space="0" w:color="auto"/>
        <w:bottom w:val="none" w:sz="0" w:space="0" w:color="auto"/>
        <w:right w:val="none" w:sz="0" w:space="0" w:color="auto"/>
      </w:divBdr>
    </w:div>
    <w:div w:id="1605578966">
      <w:bodyDiv w:val="1"/>
      <w:marLeft w:val="0"/>
      <w:marRight w:val="0"/>
      <w:marTop w:val="0"/>
      <w:marBottom w:val="0"/>
      <w:divBdr>
        <w:top w:val="none" w:sz="0" w:space="0" w:color="auto"/>
        <w:left w:val="none" w:sz="0" w:space="0" w:color="auto"/>
        <w:bottom w:val="none" w:sz="0" w:space="0" w:color="auto"/>
        <w:right w:val="none" w:sz="0" w:space="0" w:color="auto"/>
      </w:divBdr>
    </w:div>
    <w:div w:id="1684044305">
      <w:bodyDiv w:val="1"/>
      <w:marLeft w:val="0"/>
      <w:marRight w:val="0"/>
      <w:marTop w:val="0"/>
      <w:marBottom w:val="0"/>
      <w:divBdr>
        <w:top w:val="none" w:sz="0" w:space="0" w:color="auto"/>
        <w:left w:val="none" w:sz="0" w:space="0" w:color="auto"/>
        <w:bottom w:val="none" w:sz="0" w:space="0" w:color="auto"/>
        <w:right w:val="none" w:sz="0" w:space="0" w:color="auto"/>
      </w:divBdr>
      <w:divsChild>
        <w:div w:id="1726904207">
          <w:marLeft w:val="0"/>
          <w:marRight w:val="0"/>
          <w:marTop w:val="0"/>
          <w:marBottom w:val="0"/>
          <w:divBdr>
            <w:top w:val="none" w:sz="0" w:space="0" w:color="auto"/>
            <w:left w:val="none" w:sz="0" w:space="0" w:color="auto"/>
            <w:bottom w:val="none" w:sz="0" w:space="0" w:color="auto"/>
            <w:right w:val="none" w:sz="0" w:space="0" w:color="auto"/>
          </w:divBdr>
          <w:divsChild>
            <w:div w:id="110935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272447">
      <w:bodyDiv w:val="1"/>
      <w:marLeft w:val="0"/>
      <w:marRight w:val="0"/>
      <w:marTop w:val="0"/>
      <w:marBottom w:val="0"/>
      <w:divBdr>
        <w:top w:val="none" w:sz="0" w:space="0" w:color="auto"/>
        <w:left w:val="none" w:sz="0" w:space="0" w:color="auto"/>
        <w:bottom w:val="none" w:sz="0" w:space="0" w:color="auto"/>
        <w:right w:val="none" w:sz="0" w:space="0" w:color="auto"/>
      </w:divBdr>
    </w:div>
    <w:div w:id="1902977240">
      <w:bodyDiv w:val="1"/>
      <w:marLeft w:val="0"/>
      <w:marRight w:val="0"/>
      <w:marTop w:val="0"/>
      <w:marBottom w:val="0"/>
      <w:divBdr>
        <w:top w:val="none" w:sz="0" w:space="0" w:color="auto"/>
        <w:left w:val="none" w:sz="0" w:space="0" w:color="auto"/>
        <w:bottom w:val="none" w:sz="0" w:space="0" w:color="auto"/>
        <w:right w:val="none" w:sz="0" w:space="0" w:color="auto"/>
      </w:divBdr>
    </w:div>
    <w:div w:id="2054620947">
      <w:bodyDiv w:val="1"/>
      <w:marLeft w:val="0"/>
      <w:marRight w:val="0"/>
      <w:marTop w:val="0"/>
      <w:marBottom w:val="0"/>
      <w:divBdr>
        <w:top w:val="none" w:sz="0" w:space="0" w:color="auto"/>
        <w:left w:val="none" w:sz="0" w:space="0" w:color="auto"/>
        <w:bottom w:val="none" w:sz="0" w:space="0" w:color="auto"/>
        <w:right w:val="none" w:sz="0" w:space="0" w:color="auto"/>
      </w:divBdr>
      <w:divsChild>
        <w:div w:id="1044232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onefine@uw.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ionefine@uw.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A6CF5A-B1A4-4843-8B7F-13B34E747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26</Pages>
  <Words>10828</Words>
  <Characters>61723</Characters>
  <Application>Microsoft Office Word</Application>
  <DocSecurity>0</DocSecurity>
  <Lines>514</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IONE FINE</dc:creator>
  <cp:keywords/>
  <dc:description/>
  <cp:lastModifiedBy>IONE FINE</cp:lastModifiedBy>
  <cp:revision>1</cp:revision>
  <cp:lastPrinted>2015-03-26T16:03:00Z</cp:lastPrinted>
  <dcterms:created xsi:type="dcterms:W3CDTF">2017-11-30T23:31:00Z</dcterms:created>
  <dcterms:modified xsi:type="dcterms:W3CDTF">2017-12-01T17:50:00Z</dcterms:modified>
</cp:coreProperties>
</file>